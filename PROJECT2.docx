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51CE0E" w14:textId="2E28D2B8" w:rsidR="00BC0050" w:rsidRPr="00BC0050" w:rsidRDefault="00BC0050" w:rsidP="00BC0050">
      <w:pPr>
        <w:jc w:val="center"/>
        <w:rPr>
          <w:sz w:val="72"/>
          <w:szCs w:val="72"/>
          <w:u w:val="single"/>
          <w:lang w:val="en-US"/>
        </w:rPr>
      </w:pPr>
      <w:r w:rsidRPr="00BC0050">
        <w:rPr>
          <w:sz w:val="72"/>
          <w:szCs w:val="72"/>
          <w:u w:val="single"/>
          <w:lang w:val="en-US"/>
        </w:rPr>
        <w:t>PROJECT-</w:t>
      </w:r>
      <w:del w:id="0" w:author="Jewel Thomas" w:date="2026-03-21T17:29:00Z" w16du:dateUtc="2026-03-21T11:59:00Z">
        <w:r w:rsidRPr="00BC0050">
          <w:rPr>
            <w:sz w:val="72"/>
            <w:szCs w:val="72"/>
            <w:u w:val="single"/>
            <w:lang w:val="en-US"/>
          </w:rPr>
          <w:delText>1</w:delText>
        </w:r>
      </w:del>
      <w:ins w:id="1" w:author="Jewel Thomas" w:date="2026-03-21T17:29:00Z" w16du:dateUtc="2026-03-21T11:59:00Z">
        <w:r w:rsidR="00261C3C">
          <w:rPr>
            <w:sz w:val="72"/>
            <w:szCs w:val="72"/>
            <w:u w:val="single"/>
            <w:lang w:val="en-US"/>
          </w:rPr>
          <w:t>2</w:t>
        </w:r>
      </w:ins>
      <w:r w:rsidRPr="00BC0050">
        <w:rPr>
          <w:sz w:val="72"/>
          <w:szCs w:val="72"/>
          <w:u w:val="single"/>
          <w:lang w:val="en-US"/>
        </w:rPr>
        <w:t xml:space="preserve"> </w:t>
      </w:r>
    </w:p>
    <w:p w14:paraId="5EFA70D6" w14:textId="5E76E181" w:rsidR="00BC0050" w:rsidRDefault="00261C3C" w:rsidP="00261C3C">
      <w:pPr>
        <w:rPr>
          <w:sz w:val="72"/>
          <w:szCs w:val="72"/>
          <w:lang w:val="en-US"/>
        </w:rPr>
        <w:pPrChange w:id="2" w:author="Jewel Thomas" w:date="2026-03-21T17:29:00Z" w16du:dateUtc="2026-03-21T11:59:00Z">
          <w:pPr>
            <w:jc w:val="center"/>
          </w:pPr>
        </w:pPrChange>
      </w:pPr>
      <w:ins w:id="3" w:author="Jewel Thomas" w:date="2026-03-21T17:29:00Z" w16du:dateUtc="2026-03-21T11:59:00Z">
        <w:r>
          <w:rPr>
            <w:sz w:val="72"/>
            <w:szCs w:val="72"/>
            <w:lang w:val="en-US"/>
          </w:rPr>
          <w:t>“BREAST CANCER DETECTION USING CNN(CANCERNET)”</w:t>
        </w:r>
      </w:ins>
    </w:p>
    <w:p w14:paraId="3AA85950" w14:textId="485AD06B" w:rsidR="00F06BC3" w:rsidRDefault="00BC0050" w:rsidP="00BC0050">
      <w:pPr>
        <w:jc w:val="center"/>
        <w:rPr>
          <w:del w:id="4" w:author="Jewel Thomas" w:date="2026-03-21T17:29:00Z" w16du:dateUtc="2026-03-21T11:59:00Z"/>
          <w:sz w:val="72"/>
          <w:szCs w:val="72"/>
          <w:lang w:val="en-US"/>
        </w:rPr>
      </w:pPr>
      <w:del w:id="5" w:author="Jewel Thomas" w:date="2026-03-21T17:29:00Z" w16du:dateUtc="2026-03-21T11:59:00Z">
        <w:r w:rsidRPr="00BC0050">
          <w:rPr>
            <w:sz w:val="72"/>
            <w:szCs w:val="72"/>
            <w:lang w:val="en-US"/>
          </w:rPr>
          <w:delText>“PREDICTION OF HEALTH INSURANCE PURCHASE USING MACHINE LEARNING “</w:delText>
        </w:r>
      </w:del>
    </w:p>
    <w:p w14:paraId="2BF09B92" w14:textId="77777777" w:rsidR="00BC0050" w:rsidRDefault="00BC0050" w:rsidP="00BC0050">
      <w:pPr>
        <w:jc w:val="center"/>
        <w:rPr>
          <w:del w:id="6" w:author="Jewel Thomas" w:date="2026-03-21T17:29:00Z" w16du:dateUtc="2026-03-21T11:59:00Z"/>
          <w:sz w:val="72"/>
          <w:szCs w:val="72"/>
          <w:lang w:val="en-US"/>
        </w:rPr>
      </w:pPr>
    </w:p>
    <w:p w14:paraId="6BB8ABF5" w14:textId="77777777" w:rsidR="00BC0050" w:rsidRDefault="00BC0050" w:rsidP="00BC0050">
      <w:pPr>
        <w:jc w:val="right"/>
        <w:rPr>
          <w:sz w:val="44"/>
          <w:szCs w:val="44"/>
          <w:lang w:val="en-US"/>
        </w:rPr>
      </w:pPr>
    </w:p>
    <w:p w14:paraId="5994A324" w14:textId="77777777" w:rsidR="00BC0050" w:rsidRDefault="00BC0050" w:rsidP="00BC0050">
      <w:pPr>
        <w:jc w:val="right"/>
        <w:rPr>
          <w:sz w:val="44"/>
          <w:szCs w:val="44"/>
          <w:lang w:val="en-US"/>
        </w:rPr>
      </w:pPr>
    </w:p>
    <w:p w14:paraId="581A86FF" w14:textId="77777777" w:rsidR="00BC0050" w:rsidRDefault="00BC0050" w:rsidP="00BC0050">
      <w:pPr>
        <w:jc w:val="right"/>
        <w:rPr>
          <w:sz w:val="44"/>
          <w:szCs w:val="44"/>
          <w:lang w:val="en-US"/>
        </w:rPr>
      </w:pPr>
    </w:p>
    <w:p w14:paraId="63F7C2F9" w14:textId="36438A39" w:rsidR="00BC0050" w:rsidRPr="00BC0050" w:rsidRDefault="00BC0050" w:rsidP="00BC0050">
      <w:pPr>
        <w:jc w:val="right"/>
        <w:rPr>
          <w:sz w:val="44"/>
          <w:szCs w:val="44"/>
          <w:lang w:val="en-US"/>
        </w:rPr>
      </w:pPr>
      <w:r w:rsidRPr="00BC0050">
        <w:rPr>
          <w:sz w:val="44"/>
          <w:szCs w:val="44"/>
          <w:lang w:val="en-US"/>
        </w:rPr>
        <w:t xml:space="preserve">NAME – JEWEL THOMAS </w:t>
      </w:r>
    </w:p>
    <w:p w14:paraId="0C528560" w14:textId="5EDF3C6D" w:rsidR="00BC0050" w:rsidRDefault="00BC0050" w:rsidP="00BC0050">
      <w:pPr>
        <w:jc w:val="right"/>
        <w:rPr>
          <w:sz w:val="44"/>
          <w:szCs w:val="44"/>
          <w:lang w:val="en-US"/>
        </w:rPr>
      </w:pPr>
      <w:r w:rsidRPr="00BC0050">
        <w:rPr>
          <w:sz w:val="44"/>
          <w:szCs w:val="44"/>
          <w:lang w:val="en-US"/>
        </w:rPr>
        <w:t>DATE- 20 MARCH 2026</w:t>
      </w:r>
    </w:p>
    <w:p w14:paraId="4C180824" w14:textId="77777777" w:rsidR="00BC0050" w:rsidRDefault="00BC0050" w:rsidP="00BC0050">
      <w:pPr>
        <w:jc w:val="right"/>
        <w:rPr>
          <w:sz w:val="44"/>
          <w:szCs w:val="44"/>
          <w:lang w:val="en-US"/>
        </w:rPr>
      </w:pPr>
    </w:p>
    <w:p w14:paraId="19638736" w14:textId="77777777" w:rsidR="00BC0050" w:rsidRDefault="00BC0050" w:rsidP="00BC0050">
      <w:pPr>
        <w:jc w:val="right"/>
        <w:rPr>
          <w:sz w:val="44"/>
          <w:szCs w:val="44"/>
          <w:lang w:val="en-US"/>
        </w:rPr>
      </w:pPr>
    </w:p>
    <w:p w14:paraId="2CF46CD8" w14:textId="77777777" w:rsidR="00BC0050" w:rsidRDefault="00BC0050" w:rsidP="00BC0050">
      <w:pPr>
        <w:jc w:val="right"/>
        <w:rPr>
          <w:sz w:val="44"/>
          <w:szCs w:val="44"/>
          <w:lang w:val="en-US"/>
        </w:rPr>
      </w:pPr>
    </w:p>
    <w:p w14:paraId="0518E543" w14:textId="77777777" w:rsidR="00BC0050" w:rsidRDefault="00BC0050" w:rsidP="00BC0050">
      <w:pPr>
        <w:jc w:val="right"/>
        <w:rPr>
          <w:sz w:val="44"/>
          <w:szCs w:val="44"/>
          <w:lang w:val="en-US"/>
        </w:rPr>
      </w:pPr>
    </w:p>
    <w:p w14:paraId="35DC05FF" w14:textId="77777777" w:rsidR="00BC0050" w:rsidRDefault="00BC0050" w:rsidP="00BC0050">
      <w:pPr>
        <w:rPr>
          <w:sz w:val="44"/>
          <w:szCs w:val="44"/>
          <w:lang w:val="en-US"/>
        </w:rPr>
      </w:pPr>
    </w:p>
    <w:p w14:paraId="0D8A2E43" w14:textId="77777777" w:rsidR="00261C3C" w:rsidRDefault="00261C3C" w:rsidP="0014752B">
      <w:pPr>
        <w:jc w:val="center"/>
        <w:rPr>
          <w:ins w:id="7" w:author="Jewel Thomas" w:date="2026-03-21T17:29:00Z" w16du:dateUtc="2026-03-21T11:59:00Z"/>
          <w:sz w:val="44"/>
          <w:szCs w:val="44"/>
          <w:u w:val="single"/>
          <w:lang w:val="en-US"/>
        </w:rPr>
      </w:pPr>
    </w:p>
    <w:p w14:paraId="4952D1B6" w14:textId="77777777" w:rsidR="00261C3C" w:rsidRDefault="00261C3C" w:rsidP="0014752B">
      <w:pPr>
        <w:jc w:val="center"/>
        <w:rPr>
          <w:ins w:id="8" w:author="Jewel Thomas" w:date="2026-03-21T17:29:00Z" w16du:dateUtc="2026-03-21T11:59:00Z"/>
          <w:sz w:val="44"/>
          <w:szCs w:val="44"/>
          <w:u w:val="single"/>
          <w:lang w:val="en-US"/>
        </w:rPr>
      </w:pPr>
    </w:p>
    <w:p w14:paraId="12198B88" w14:textId="77777777" w:rsidR="00261C3C" w:rsidRDefault="00261C3C" w:rsidP="0014752B">
      <w:pPr>
        <w:jc w:val="center"/>
        <w:rPr>
          <w:ins w:id="9" w:author="Jewel Thomas" w:date="2026-03-21T17:29:00Z" w16du:dateUtc="2026-03-21T11:59:00Z"/>
          <w:sz w:val="44"/>
          <w:szCs w:val="44"/>
          <w:u w:val="single"/>
          <w:lang w:val="en-US"/>
        </w:rPr>
      </w:pPr>
    </w:p>
    <w:p w14:paraId="29C349A4" w14:textId="77777777" w:rsidR="00261C3C" w:rsidRDefault="00261C3C" w:rsidP="0014752B">
      <w:pPr>
        <w:jc w:val="center"/>
        <w:rPr>
          <w:ins w:id="10" w:author="Jewel Thomas" w:date="2026-03-21T17:29:00Z" w16du:dateUtc="2026-03-21T11:59:00Z"/>
          <w:sz w:val="44"/>
          <w:szCs w:val="44"/>
          <w:u w:val="single"/>
          <w:lang w:val="en-US"/>
        </w:rPr>
      </w:pPr>
    </w:p>
    <w:p w14:paraId="5143F566" w14:textId="790AAE07" w:rsidR="00BC0050" w:rsidRPr="0014752B" w:rsidRDefault="0014752B" w:rsidP="0014752B">
      <w:pPr>
        <w:jc w:val="center"/>
        <w:rPr>
          <w:sz w:val="44"/>
          <w:szCs w:val="44"/>
          <w:u w:val="single"/>
          <w:lang w:val="en-US"/>
        </w:rPr>
      </w:pPr>
      <w:r w:rsidRPr="0014752B">
        <w:rPr>
          <w:sz w:val="44"/>
          <w:szCs w:val="44"/>
          <w:u w:val="single"/>
          <w:lang w:val="en-US"/>
        </w:rPr>
        <w:lastRenderedPageBreak/>
        <w:t xml:space="preserve">ABSTRACT </w:t>
      </w:r>
    </w:p>
    <w:p w14:paraId="28FB4CA1" w14:textId="77777777" w:rsidR="00261C3C" w:rsidRPr="00261C3C" w:rsidRDefault="00261C3C" w:rsidP="00261C3C">
      <w:pPr>
        <w:pStyle w:val="NormalWeb"/>
        <w:rPr>
          <w:rFonts w:asciiTheme="minorHAnsi" w:hAnsiTheme="minorHAnsi" w:cstheme="minorHAnsi"/>
          <w:sz w:val="32"/>
          <w:szCs w:val="32"/>
        </w:rPr>
      </w:pPr>
      <w:r w:rsidRPr="00261C3C">
        <w:rPr>
          <w:rFonts w:asciiTheme="minorHAnsi" w:hAnsiTheme="minorHAnsi" w:cstheme="minorHAnsi"/>
          <w:sz w:val="32"/>
          <w:szCs w:val="32"/>
        </w:rPr>
        <w:t xml:space="preserve">This project focuses on detecting breast cancer using histopathology images through a Convolutional Neural Network (CNN) model. The objective is to classify images as benign or malignant using deep learning techniques. The dataset used is the IDC (Invasive Ductal Carcinoma) dataset obtained from Kaggle, which contains </w:t>
      </w:r>
      <w:proofErr w:type="spellStart"/>
      <w:r w:rsidRPr="00261C3C">
        <w:rPr>
          <w:rFonts w:asciiTheme="minorHAnsi" w:hAnsiTheme="minorHAnsi" w:cstheme="minorHAnsi"/>
          <w:sz w:val="32"/>
          <w:szCs w:val="32"/>
        </w:rPr>
        <w:t>labeled</w:t>
      </w:r>
      <w:proofErr w:type="spellEnd"/>
      <w:r w:rsidRPr="00261C3C">
        <w:rPr>
          <w:rFonts w:asciiTheme="minorHAnsi" w:hAnsiTheme="minorHAnsi" w:cstheme="minorHAnsi"/>
          <w:sz w:val="32"/>
          <w:szCs w:val="32"/>
        </w:rPr>
        <w:t xml:space="preserve"> histology image patches.</w:t>
      </w:r>
    </w:p>
    <w:p w14:paraId="4BB77908" w14:textId="77777777" w:rsidR="00261C3C" w:rsidRPr="00261C3C" w:rsidRDefault="00261C3C" w:rsidP="00261C3C">
      <w:pPr>
        <w:pStyle w:val="NormalWeb"/>
        <w:rPr>
          <w:rFonts w:asciiTheme="minorHAnsi" w:hAnsiTheme="minorHAnsi" w:cstheme="minorHAnsi"/>
          <w:sz w:val="32"/>
          <w:szCs w:val="32"/>
        </w:rPr>
      </w:pPr>
      <w:r w:rsidRPr="00261C3C">
        <w:rPr>
          <w:rFonts w:asciiTheme="minorHAnsi" w:hAnsiTheme="minorHAnsi" w:cstheme="minorHAnsi"/>
          <w:sz w:val="32"/>
          <w:szCs w:val="32"/>
        </w:rPr>
        <w:t xml:space="preserve">A CNN-based architecture called </w:t>
      </w:r>
      <w:proofErr w:type="spellStart"/>
      <w:r w:rsidRPr="00261C3C">
        <w:rPr>
          <w:rFonts w:asciiTheme="minorHAnsi" w:hAnsiTheme="minorHAnsi" w:cstheme="minorHAnsi"/>
          <w:sz w:val="32"/>
          <w:szCs w:val="32"/>
        </w:rPr>
        <w:t>CancerNet</w:t>
      </w:r>
      <w:proofErr w:type="spellEnd"/>
      <w:r w:rsidRPr="00261C3C">
        <w:rPr>
          <w:rFonts w:asciiTheme="minorHAnsi" w:hAnsiTheme="minorHAnsi" w:cstheme="minorHAnsi"/>
          <w:sz w:val="32"/>
          <w:szCs w:val="32"/>
        </w:rPr>
        <w:t xml:space="preserve"> is implemented using </w:t>
      </w:r>
      <w:proofErr w:type="spellStart"/>
      <w:r w:rsidRPr="00261C3C">
        <w:rPr>
          <w:rFonts w:asciiTheme="minorHAnsi" w:hAnsiTheme="minorHAnsi" w:cstheme="minorHAnsi"/>
          <w:sz w:val="32"/>
          <w:szCs w:val="32"/>
        </w:rPr>
        <w:t>Keras</w:t>
      </w:r>
      <w:proofErr w:type="spellEnd"/>
      <w:r w:rsidRPr="00261C3C">
        <w:rPr>
          <w:rFonts w:asciiTheme="minorHAnsi" w:hAnsiTheme="minorHAnsi" w:cstheme="minorHAnsi"/>
          <w:sz w:val="32"/>
          <w:szCs w:val="32"/>
        </w:rPr>
        <w:t xml:space="preserve"> to automatically extract features and perform classification. The model is trained and evaluated using standard metrics such as accuracy, precision, recall, and F1-score. The goal of the project is to achieve high classification accuracy while minimizing overfitting.</w:t>
      </w:r>
    </w:p>
    <w:p w14:paraId="58AAF8C1" w14:textId="77777777" w:rsidR="00261C3C" w:rsidRPr="00261C3C" w:rsidRDefault="00261C3C" w:rsidP="00261C3C">
      <w:pPr>
        <w:pStyle w:val="NormalWeb"/>
        <w:rPr>
          <w:rFonts w:asciiTheme="minorHAnsi" w:hAnsiTheme="minorHAnsi" w:cstheme="minorHAnsi"/>
          <w:sz w:val="32"/>
          <w:szCs w:val="32"/>
        </w:rPr>
      </w:pPr>
      <w:r w:rsidRPr="00261C3C">
        <w:rPr>
          <w:rFonts w:asciiTheme="minorHAnsi" w:hAnsiTheme="minorHAnsi" w:cstheme="minorHAnsi"/>
          <w:sz w:val="32"/>
          <w:szCs w:val="32"/>
        </w:rPr>
        <w:t>This study demonstrates the effectiveness of deep learning in medical image analysis and highlights its potential for early cancer detection.</w:t>
      </w:r>
    </w:p>
    <w:p w14:paraId="61D62D30" w14:textId="77777777" w:rsidR="0014752B" w:rsidRPr="00140212" w:rsidRDefault="0014752B" w:rsidP="0014752B">
      <w:pPr>
        <w:rPr>
          <w:sz w:val="28"/>
          <w:szCs w:val="28"/>
        </w:rPr>
      </w:pPr>
    </w:p>
    <w:p w14:paraId="03EAEB94" w14:textId="77777777" w:rsidR="0014752B" w:rsidRDefault="0014752B" w:rsidP="0014752B">
      <w:pPr>
        <w:rPr>
          <w:sz w:val="36"/>
          <w:szCs w:val="36"/>
        </w:rPr>
      </w:pPr>
    </w:p>
    <w:p w14:paraId="7E300423" w14:textId="77777777" w:rsidR="0014752B" w:rsidRDefault="0014752B" w:rsidP="0014752B">
      <w:pPr>
        <w:rPr>
          <w:sz w:val="36"/>
          <w:szCs w:val="36"/>
        </w:rPr>
      </w:pPr>
    </w:p>
    <w:p w14:paraId="28B7329A" w14:textId="77777777" w:rsidR="0014752B" w:rsidRDefault="0014752B" w:rsidP="0014752B">
      <w:pPr>
        <w:rPr>
          <w:sz w:val="36"/>
          <w:szCs w:val="36"/>
        </w:rPr>
      </w:pPr>
    </w:p>
    <w:p w14:paraId="50A7FCE4" w14:textId="77777777" w:rsidR="0014752B" w:rsidRDefault="0014752B" w:rsidP="0014752B">
      <w:pPr>
        <w:rPr>
          <w:sz w:val="36"/>
          <w:szCs w:val="36"/>
        </w:rPr>
      </w:pPr>
    </w:p>
    <w:p w14:paraId="54590F8F" w14:textId="77777777" w:rsidR="0014752B" w:rsidRDefault="0014752B" w:rsidP="0014752B">
      <w:pPr>
        <w:rPr>
          <w:sz w:val="36"/>
          <w:szCs w:val="36"/>
        </w:rPr>
      </w:pPr>
    </w:p>
    <w:p w14:paraId="373FD388" w14:textId="77777777" w:rsidR="0014752B" w:rsidRDefault="0014752B" w:rsidP="0014752B">
      <w:pPr>
        <w:rPr>
          <w:sz w:val="36"/>
          <w:szCs w:val="36"/>
        </w:rPr>
      </w:pPr>
    </w:p>
    <w:p w14:paraId="500830FE" w14:textId="77777777" w:rsidR="0014752B" w:rsidRDefault="0014752B" w:rsidP="0014752B">
      <w:pPr>
        <w:rPr>
          <w:sz w:val="36"/>
          <w:szCs w:val="36"/>
        </w:rPr>
      </w:pPr>
    </w:p>
    <w:p w14:paraId="3CF05ECB" w14:textId="77777777" w:rsidR="0014752B" w:rsidRDefault="0014752B" w:rsidP="0014752B">
      <w:pPr>
        <w:rPr>
          <w:sz w:val="36"/>
          <w:szCs w:val="36"/>
        </w:rPr>
      </w:pPr>
    </w:p>
    <w:p w14:paraId="48643896" w14:textId="77777777" w:rsidR="00261C3C" w:rsidRDefault="00261C3C" w:rsidP="00261C3C">
      <w:pPr>
        <w:rPr>
          <w:sz w:val="36"/>
          <w:szCs w:val="36"/>
        </w:rPr>
      </w:pPr>
    </w:p>
    <w:p w14:paraId="2BF173BA" w14:textId="62BA0E0B" w:rsidR="0014752B" w:rsidRPr="00465ADE" w:rsidRDefault="0014752B" w:rsidP="00261C3C">
      <w:pPr>
        <w:jc w:val="center"/>
        <w:rPr>
          <w:sz w:val="48"/>
          <w:szCs w:val="48"/>
          <w:u w:val="single"/>
        </w:rPr>
      </w:pPr>
      <w:r w:rsidRPr="00465ADE">
        <w:rPr>
          <w:sz w:val="48"/>
          <w:szCs w:val="48"/>
          <w:u w:val="single"/>
        </w:rPr>
        <w:lastRenderedPageBreak/>
        <w:t>TABLE OF CONTENTS</w:t>
      </w:r>
    </w:p>
    <w:p w14:paraId="18E36EFA" w14:textId="61E1AB06" w:rsidR="0014752B" w:rsidRPr="00465ADE" w:rsidRDefault="00465ADE" w:rsidP="00465ADE">
      <w:pPr>
        <w:pStyle w:val="ListParagraph"/>
        <w:numPr>
          <w:ilvl w:val="0"/>
          <w:numId w:val="2"/>
        </w:numPr>
        <w:rPr>
          <w:sz w:val="36"/>
          <w:szCs w:val="36"/>
          <w:u w:val="single"/>
        </w:rPr>
      </w:pPr>
      <w:r w:rsidRPr="00465ADE">
        <w:rPr>
          <w:sz w:val="36"/>
          <w:szCs w:val="36"/>
        </w:rPr>
        <w:t xml:space="preserve">Introduction </w:t>
      </w:r>
    </w:p>
    <w:p w14:paraId="5B9AB34D" w14:textId="05D4DF27" w:rsidR="0014752B" w:rsidRPr="00465ADE" w:rsidRDefault="00465ADE" w:rsidP="00465ADE">
      <w:pPr>
        <w:pStyle w:val="ListParagraph"/>
        <w:numPr>
          <w:ilvl w:val="0"/>
          <w:numId w:val="2"/>
        </w:numPr>
        <w:rPr>
          <w:sz w:val="36"/>
          <w:szCs w:val="36"/>
          <w:u w:val="single"/>
        </w:rPr>
      </w:pPr>
      <w:r w:rsidRPr="00465ADE">
        <w:rPr>
          <w:sz w:val="36"/>
          <w:szCs w:val="36"/>
        </w:rPr>
        <w:t xml:space="preserve">Literature View </w:t>
      </w:r>
    </w:p>
    <w:p w14:paraId="1F5F3B6B" w14:textId="50CE3027" w:rsidR="0014752B" w:rsidRPr="00465ADE" w:rsidRDefault="00465ADE" w:rsidP="00465ADE">
      <w:pPr>
        <w:pStyle w:val="ListParagraph"/>
        <w:numPr>
          <w:ilvl w:val="0"/>
          <w:numId w:val="2"/>
        </w:numPr>
        <w:rPr>
          <w:sz w:val="36"/>
          <w:szCs w:val="36"/>
          <w:u w:val="single"/>
        </w:rPr>
      </w:pPr>
      <w:r w:rsidRPr="00465ADE">
        <w:rPr>
          <w:sz w:val="36"/>
          <w:szCs w:val="36"/>
        </w:rPr>
        <w:t xml:space="preserve">Problem Statement </w:t>
      </w:r>
    </w:p>
    <w:p w14:paraId="3FE999C3" w14:textId="4804BC1F" w:rsidR="0014752B" w:rsidRPr="00465ADE" w:rsidRDefault="00465ADE" w:rsidP="00465ADE">
      <w:pPr>
        <w:pStyle w:val="ListParagraph"/>
        <w:numPr>
          <w:ilvl w:val="0"/>
          <w:numId w:val="2"/>
        </w:numPr>
        <w:rPr>
          <w:sz w:val="36"/>
          <w:szCs w:val="36"/>
          <w:u w:val="single"/>
        </w:rPr>
      </w:pPr>
      <w:r w:rsidRPr="00465ADE">
        <w:rPr>
          <w:sz w:val="36"/>
          <w:szCs w:val="36"/>
        </w:rPr>
        <w:t xml:space="preserve">Data Collection </w:t>
      </w:r>
      <w:proofErr w:type="gramStart"/>
      <w:r w:rsidRPr="00465ADE">
        <w:rPr>
          <w:sz w:val="36"/>
          <w:szCs w:val="36"/>
        </w:rPr>
        <w:t>And</w:t>
      </w:r>
      <w:proofErr w:type="gramEnd"/>
      <w:r w:rsidRPr="00465ADE">
        <w:rPr>
          <w:sz w:val="36"/>
          <w:szCs w:val="36"/>
        </w:rPr>
        <w:t xml:space="preserve"> Preprocessing </w:t>
      </w:r>
    </w:p>
    <w:p w14:paraId="09E18180" w14:textId="6F46D5CC" w:rsidR="0014752B" w:rsidRPr="00465ADE" w:rsidRDefault="00465ADE" w:rsidP="00465ADE">
      <w:pPr>
        <w:pStyle w:val="ListParagraph"/>
        <w:numPr>
          <w:ilvl w:val="0"/>
          <w:numId w:val="2"/>
        </w:numPr>
        <w:rPr>
          <w:sz w:val="36"/>
          <w:szCs w:val="36"/>
          <w:u w:val="single"/>
        </w:rPr>
      </w:pPr>
      <w:r w:rsidRPr="00465ADE">
        <w:rPr>
          <w:sz w:val="36"/>
          <w:szCs w:val="36"/>
        </w:rPr>
        <w:t xml:space="preserve">Methodology </w:t>
      </w:r>
    </w:p>
    <w:p w14:paraId="795A3658" w14:textId="04A56AC4" w:rsidR="00465ADE" w:rsidRPr="00465ADE" w:rsidRDefault="00465ADE" w:rsidP="00465ADE">
      <w:pPr>
        <w:pStyle w:val="ListParagraph"/>
        <w:numPr>
          <w:ilvl w:val="0"/>
          <w:numId w:val="2"/>
        </w:numPr>
        <w:rPr>
          <w:sz w:val="36"/>
          <w:szCs w:val="36"/>
          <w:u w:val="single"/>
        </w:rPr>
      </w:pPr>
      <w:r w:rsidRPr="00465ADE">
        <w:rPr>
          <w:sz w:val="36"/>
          <w:szCs w:val="36"/>
        </w:rPr>
        <w:t xml:space="preserve">Implementation </w:t>
      </w:r>
    </w:p>
    <w:p w14:paraId="08479831" w14:textId="10C82535" w:rsidR="00465ADE" w:rsidRPr="00465ADE" w:rsidRDefault="00465ADE" w:rsidP="00465ADE">
      <w:pPr>
        <w:pStyle w:val="ListParagraph"/>
        <w:numPr>
          <w:ilvl w:val="0"/>
          <w:numId w:val="2"/>
        </w:numPr>
        <w:rPr>
          <w:sz w:val="36"/>
          <w:szCs w:val="36"/>
          <w:u w:val="single"/>
        </w:rPr>
      </w:pPr>
      <w:r w:rsidRPr="00465ADE">
        <w:rPr>
          <w:sz w:val="36"/>
          <w:szCs w:val="36"/>
        </w:rPr>
        <w:t xml:space="preserve">Results </w:t>
      </w:r>
    </w:p>
    <w:p w14:paraId="31417E19" w14:textId="46172594" w:rsidR="00465ADE" w:rsidRPr="00465ADE" w:rsidRDefault="00465ADE" w:rsidP="00465ADE">
      <w:pPr>
        <w:pStyle w:val="ListParagraph"/>
        <w:numPr>
          <w:ilvl w:val="0"/>
          <w:numId w:val="2"/>
        </w:numPr>
        <w:rPr>
          <w:sz w:val="36"/>
          <w:szCs w:val="36"/>
          <w:u w:val="single"/>
        </w:rPr>
      </w:pPr>
      <w:r w:rsidRPr="00465ADE">
        <w:rPr>
          <w:sz w:val="36"/>
          <w:szCs w:val="36"/>
        </w:rPr>
        <w:t xml:space="preserve">Discussion </w:t>
      </w:r>
    </w:p>
    <w:p w14:paraId="4454833A" w14:textId="66362385" w:rsidR="00465ADE" w:rsidRPr="00465ADE" w:rsidRDefault="00465ADE" w:rsidP="00465ADE">
      <w:pPr>
        <w:pStyle w:val="ListParagraph"/>
        <w:numPr>
          <w:ilvl w:val="0"/>
          <w:numId w:val="2"/>
        </w:numPr>
        <w:rPr>
          <w:sz w:val="36"/>
          <w:szCs w:val="36"/>
          <w:u w:val="single"/>
        </w:rPr>
      </w:pPr>
      <w:r w:rsidRPr="00465ADE">
        <w:rPr>
          <w:sz w:val="36"/>
          <w:szCs w:val="36"/>
        </w:rPr>
        <w:t>Conclusion</w:t>
      </w:r>
    </w:p>
    <w:p w14:paraId="5F6DF90A" w14:textId="2F537A7D" w:rsidR="00465ADE" w:rsidRPr="00465ADE" w:rsidRDefault="00465ADE" w:rsidP="00465ADE">
      <w:pPr>
        <w:pStyle w:val="ListParagraph"/>
        <w:numPr>
          <w:ilvl w:val="0"/>
          <w:numId w:val="2"/>
        </w:numPr>
        <w:rPr>
          <w:sz w:val="36"/>
          <w:szCs w:val="36"/>
          <w:u w:val="single"/>
        </w:rPr>
      </w:pPr>
      <w:r w:rsidRPr="00465ADE">
        <w:rPr>
          <w:sz w:val="36"/>
          <w:szCs w:val="36"/>
        </w:rPr>
        <w:t xml:space="preserve">References  </w:t>
      </w:r>
    </w:p>
    <w:p w14:paraId="6E1D8E08" w14:textId="760DCB20" w:rsidR="00465ADE" w:rsidRPr="00465ADE" w:rsidRDefault="00465ADE" w:rsidP="00465ADE">
      <w:pPr>
        <w:pStyle w:val="ListParagraph"/>
        <w:numPr>
          <w:ilvl w:val="0"/>
          <w:numId w:val="2"/>
        </w:numPr>
        <w:rPr>
          <w:sz w:val="36"/>
          <w:szCs w:val="36"/>
          <w:u w:val="single"/>
        </w:rPr>
      </w:pPr>
      <w:r w:rsidRPr="00465ADE">
        <w:rPr>
          <w:sz w:val="36"/>
          <w:szCs w:val="36"/>
        </w:rPr>
        <w:t>Appendices</w:t>
      </w:r>
    </w:p>
    <w:p w14:paraId="1C08D3C0" w14:textId="32B3EB03" w:rsidR="00465ADE" w:rsidRPr="00465ADE" w:rsidRDefault="00465ADE" w:rsidP="00140212">
      <w:pPr>
        <w:pStyle w:val="ListParagraph"/>
        <w:rPr>
          <w:sz w:val="44"/>
          <w:szCs w:val="44"/>
          <w:u w:val="single"/>
        </w:rPr>
      </w:pPr>
    </w:p>
    <w:p w14:paraId="3C7FD9B4" w14:textId="77777777" w:rsidR="00465ADE" w:rsidRPr="00465ADE" w:rsidRDefault="00465ADE" w:rsidP="00465ADE">
      <w:pPr>
        <w:pStyle w:val="ListParagraph"/>
        <w:rPr>
          <w:sz w:val="44"/>
          <w:szCs w:val="44"/>
          <w:u w:val="single"/>
        </w:rPr>
      </w:pPr>
    </w:p>
    <w:p w14:paraId="256ACD11" w14:textId="7087339B" w:rsidR="00465ADE" w:rsidRPr="00465ADE" w:rsidRDefault="00465ADE" w:rsidP="00465ADE">
      <w:pPr>
        <w:rPr>
          <w:sz w:val="36"/>
          <w:szCs w:val="36"/>
          <w:u w:val="single"/>
        </w:rPr>
      </w:pPr>
    </w:p>
    <w:p w14:paraId="3AE84ACE" w14:textId="79A9E4FF" w:rsidR="00465ADE" w:rsidRPr="00465ADE" w:rsidRDefault="00465ADE" w:rsidP="00465ADE">
      <w:pPr>
        <w:ind w:left="360"/>
        <w:rPr>
          <w:sz w:val="36"/>
          <w:szCs w:val="36"/>
          <w:u w:val="single"/>
        </w:rPr>
      </w:pPr>
    </w:p>
    <w:p w14:paraId="6E7228D1" w14:textId="77777777" w:rsidR="0014752B" w:rsidRDefault="0014752B" w:rsidP="0014752B">
      <w:pPr>
        <w:rPr>
          <w:sz w:val="36"/>
          <w:szCs w:val="36"/>
        </w:rPr>
      </w:pPr>
    </w:p>
    <w:p w14:paraId="49206FE4" w14:textId="77777777" w:rsidR="00465ADE" w:rsidRDefault="00465ADE" w:rsidP="0014752B">
      <w:pPr>
        <w:rPr>
          <w:sz w:val="36"/>
          <w:szCs w:val="36"/>
        </w:rPr>
      </w:pPr>
    </w:p>
    <w:p w14:paraId="21CA3D7A" w14:textId="77777777" w:rsidR="00465ADE" w:rsidRDefault="00465ADE" w:rsidP="0014752B">
      <w:pPr>
        <w:rPr>
          <w:sz w:val="36"/>
          <w:szCs w:val="36"/>
        </w:rPr>
      </w:pPr>
    </w:p>
    <w:p w14:paraId="6D60FFA7" w14:textId="77777777" w:rsidR="00465ADE" w:rsidRDefault="00465ADE" w:rsidP="0014752B">
      <w:pPr>
        <w:rPr>
          <w:sz w:val="36"/>
          <w:szCs w:val="36"/>
        </w:rPr>
      </w:pPr>
    </w:p>
    <w:p w14:paraId="57AA4BA9" w14:textId="77777777" w:rsidR="00465ADE" w:rsidRDefault="00465ADE" w:rsidP="0014752B">
      <w:pPr>
        <w:rPr>
          <w:sz w:val="36"/>
          <w:szCs w:val="36"/>
        </w:rPr>
      </w:pPr>
    </w:p>
    <w:p w14:paraId="2590AD27" w14:textId="77777777" w:rsidR="00465ADE" w:rsidRDefault="00465ADE" w:rsidP="0014752B">
      <w:pPr>
        <w:rPr>
          <w:sz w:val="36"/>
          <w:szCs w:val="36"/>
        </w:rPr>
      </w:pPr>
    </w:p>
    <w:p w14:paraId="150B2624" w14:textId="77777777" w:rsidR="00465ADE" w:rsidRDefault="00465ADE" w:rsidP="0014752B">
      <w:pPr>
        <w:rPr>
          <w:sz w:val="36"/>
          <w:szCs w:val="36"/>
        </w:rPr>
      </w:pPr>
    </w:p>
    <w:p w14:paraId="3A13D2C5" w14:textId="77777777" w:rsidR="00465ADE" w:rsidRDefault="00465ADE" w:rsidP="0014752B">
      <w:pPr>
        <w:rPr>
          <w:sz w:val="36"/>
          <w:szCs w:val="36"/>
        </w:rPr>
      </w:pPr>
    </w:p>
    <w:p w14:paraId="2A9CCA54" w14:textId="596E7EFD" w:rsidR="00465ADE" w:rsidRPr="00465ADE" w:rsidRDefault="00465ADE" w:rsidP="00465ADE">
      <w:pPr>
        <w:jc w:val="center"/>
        <w:rPr>
          <w:sz w:val="48"/>
          <w:szCs w:val="48"/>
          <w:u w:val="single"/>
        </w:rPr>
      </w:pPr>
      <w:r w:rsidRPr="00465ADE">
        <w:rPr>
          <w:sz w:val="48"/>
          <w:szCs w:val="48"/>
          <w:u w:val="single"/>
        </w:rPr>
        <w:lastRenderedPageBreak/>
        <w:t xml:space="preserve">INTRODUCTION </w:t>
      </w:r>
    </w:p>
    <w:p w14:paraId="5D91FA6E" w14:textId="77777777" w:rsidR="00261C3C" w:rsidRPr="00261C3C" w:rsidRDefault="00261C3C" w:rsidP="00261C3C">
      <w:pPr>
        <w:pStyle w:val="NormalWeb"/>
        <w:rPr>
          <w:rFonts w:asciiTheme="minorHAnsi" w:hAnsiTheme="minorHAnsi" w:cstheme="minorHAnsi"/>
          <w:sz w:val="32"/>
          <w:szCs w:val="32"/>
        </w:rPr>
      </w:pPr>
      <w:r w:rsidRPr="00261C3C">
        <w:rPr>
          <w:rFonts w:asciiTheme="minorHAnsi" w:hAnsiTheme="minorHAnsi" w:cstheme="minorHAnsi"/>
          <w:sz w:val="32"/>
          <w:szCs w:val="32"/>
        </w:rPr>
        <w:t>Breast cancer is one of the most common and life-threatening diseases affecting women worldwide. Early detection plays a crucial role in improving survival rates. Traditional diagnosis methods rely heavily on manual inspection by pathologists, which can be time-consuming and prone to human error.</w:t>
      </w:r>
    </w:p>
    <w:p w14:paraId="44412DDF" w14:textId="77777777" w:rsidR="00261C3C" w:rsidRPr="00261C3C" w:rsidRDefault="00261C3C" w:rsidP="00261C3C">
      <w:pPr>
        <w:pStyle w:val="NormalWeb"/>
        <w:rPr>
          <w:rFonts w:asciiTheme="minorHAnsi" w:hAnsiTheme="minorHAnsi" w:cstheme="minorHAnsi"/>
          <w:sz w:val="32"/>
          <w:szCs w:val="32"/>
        </w:rPr>
      </w:pPr>
      <w:r w:rsidRPr="00261C3C">
        <w:rPr>
          <w:rFonts w:asciiTheme="minorHAnsi" w:hAnsiTheme="minorHAnsi" w:cstheme="minorHAnsi"/>
          <w:sz w:val="32"/>
          <w:szCs w:val="32"/>
        </w:rPr>
        <w:t>With advancements in artificial intelligence, deep learning techniques such as Convolutional Neural Networks (CNNs) have shown great promise in medical image analysis. CNNs can automatically extract important features from images and classify them with high accuracy.</w:t>
      </w:r>
    </w:p>
    <w:p w14:paraId="13898AAC" w14:textId="77777777" w:rsidR="00261C3C" w:rsidRPr="00261C3C" w:rsidRDefault="00261C3C" w:rsidP="00261C3C">
      <w:pPr>
        <w:pStyle w:val="NormalWeb"/>
        <w:rPr>
          <w:rFonts w:asciiTheme="minorHAnsi" w:hAnsiTheme="minorHAnsi" w:cstheme="minorHAnsi"/>
          <w:sz w:val="32"/>
          <w:szCs w:val="32"/>
        </w:rPr>
      </w:pPr>
      <w:r w:rsidRPr="00261C3C">
        <w:rPr>
          <w:rFonts w:asciiTheme="minorHAnsi" w:hAnsiTheme="minorHAnsi" w:cstheme="minorHAnsi"/>
          <w:sz w:val="32"/>
          <w:szCs w:val="32"/>
        </w:rPr>
        <w:t xml:space="preserve">This project aims to build a CNN-based model called </w:t>
      </w:r>
      <w:proofErr w:type="spellStart"/>
      <w:r w:rsidRPr="00261C3C">
        <w:rPr>
          <w:rFonts w:asciiTheme="minorHAnsi" w:hAnsiTheme="minorHAnsi" w:cstheme="minorHAnsi"/>
          <w:sz w:val="32"/>
          <w:szCs w:val="32"/>
        </w:rPr>
        <w:t>CancerNet</w:t>
      </w:r>
      <w:proofErr w:type="spellEnd"/>
      <w:r w:rsidRPr="00261C3C">
        <w:rPr>
          <w:rFonts w:asciiTheme="minorHAnsi" w:hAnsiTheme="minorHAnsi" w:cstheme="minorHAnsi"/>
          <w:sz w:val="32"/>
          <w:szCs w:val="32"/>
        </w:rPr>
        <w:t xml:space="preserve"> to classify histopathology images into benign or malignant categories, thereby assisting in early and accurate diagnosis.</w:t>
      </w:r>
    </w:p>
    <w:p w14:paraId="2780F75D" w14:textId="77777777" w:rsidR="0014752B" w:rsidRPr="00261C3C" w:rsidRDefault="0014752B" w:rsidP="0014752B">
      <w:pPr>
        <w:rPr>
          <w:rFonts w:cstheme="minorHAnsi"/>
          <w:sz w:val="32"/>
          <w:szCs w:val="32"/>
        </w:rPr>
      </w:pPr>
    </w:p>
    <w:p w14:paraId="6D8FE21F" w14:textId="77777777" w:rsidR="0014752B" w:rsidRPr="00140212" w:rsidRDefault="0014752B" w:rsidP="0014752B">
      <w:pPr>
        <w:rPr>
          <w:sz w:val="28"/>
          <w:szCs w:val="28"/>
        </w:rPr>
      </w:pPr>
    </w:p>
    <w:p w14:paraId="6B56DB4E" w14:textId="77777777" w:rsidR="0014752B" w:rsidRDefault="0014752B" w:rsidP="0014752B"/>
    <w:p w14:paraId="66995FA4" w14:textId="77777777" w:rsidR="0014752B" w:rsidRDefault="0014752B" w:rsidP="0014752B"/>
    <w:p w14:paraId="35E14BF3" w14:textId="77777777" w:rsidR="0014752B" w:rsidRDefault="0014752B" w:rsidP="0014752B"/>
    <w:p w14:paraId="634C27D4" w14:textId="77777777" w:rsidR="0014752B" w:rsidRDefault="0014752B" w:rsidP="0014752B"/>
    <w:p w14:paraId="63979AC7" w14:textId="77777777" w:rsidR="0014752B" w:rsidRDefault="0014752B" w:rsidP="0014752B"/>
    <w:p w14:paraId="47661E86" w14:textId="77777777" w:rsidR="00465ADE" w:rsidRDefault="00465ADE" w:rsidP="0014752B"/>
    <w:p w14:paraId="2EC7639A" w14:textId="77777777" w:rsidR="00465ADE" w:rsidRDefault="00465ADE" w:rsidP="0014752B"/>
    <w:p w14:paraId="161E3ACF" w14:textId="77777777" w:rsidR="00465ADE" w:rsidRDefault="00465ADE" w:rsidP="0014752B"/>
    <w:p w14:paraId="6DF428DA" w14:textId="77777777" w:rsidR="00465ADE" w:rsidRDefault="00465ADE" w:rsidP="0014752B"/>
    <w:p w14:paraId="2962B972" w14:textId="77777777" w:rsidR="00140212" w:rsidRDefault="00140212" w:rsidP="00465ADE">
      <w:pPr>
        <w:jc w:val="center"/>
        <w:rPr>
          <w:sz w:val="48"/>
          <w:szCs w:val="48"/>
          <w:u w:val="single"/>
        </w:rPr>
      </w:pPr>
    </w:p>
    <w:p w14:paraId="4A24B5DA" w14:textId="77777777" w:rsidR="00140212" w:rsidRDefault="00140212" w:rsidP="00465ADE">
      <w:pPr>
        <w:jc w:val="center"/>
        <w:rPr>
          <w:sz w:val="48"/>
          <w:szCs w:val="48"/>
          <w:u w:val="single"/>
        </w:rPr>
      </w:pPr>
    </w:p>
    <w:p w14:paraId="2C76AE16" w14:textId="7D6145A8" w:rsidR="00465ADE" w:rsidRDefault="00465ADE" w:rsidP="00261C3C">
      <w:pPr>
        <w:jc w:val="center"/>
        <w:rPr>
          <w:sz w:val="48"/>
          <w:szCs w:val="48"/>
          <w:u w:val="single"/>
        </w:rPr>
      </w:pPr>
      <w:r>
        <w:rPr>
          <w:sz w:val="48"/>
          <w:szCs w:val="48"/>
          <w:u w:val="single"/>
        </w:rPr>
        <w:lastRenderedPageBreak/>
        <w:t>LITERATURE REVIEW</w:t>
      </w:r>
    </w:p>
    <w:p w14:paraId="035F4504" w14:textId="77777777" w:rsidR="00261C3C" w:rsidRPr="00261C3C" w:rsidRDefault="00261C3C" w:rsidP="00261C3C">
      <w:pPr>
        <w:pStyle w:val="NormalWeb"/>
        <w:rPr>
          <w:rFonts w:asciiTheme="minorHAnsi" w:hAnsiTheme="minorHAnsi" w:cstheme="minorHAnsi"/>
          <w:sz w:val="32"/>
          <w:szCs w:val="32"/>
        </w:rPr>
      </w:pPr>
      <w:r w:rsidRPr="00261C3C">
        <w:rPr>
          <w:rFonts w:asciiTheme="minorHAnsi" w:hAnsiTheme="minorHAnsi" w:cstheme="minorHAnsi"/>
          <w:sz w:val="32"/>
          <w:szCs w:val="32"/>
        </w:rPr>
        <w:t>Several studies have explored the use of deep learning for medical image classification. CNNs have become the standard approach for image-based tasks due to their ability to automatically learn spatial features.</w:t>
      </w:r>
    </w:p>
    <w:p w14:paraId="78E769C4" w14:textId="77777777" w:rsidR="00261C3C" w:rsidRPr="00261C3C" w:rsidRDefault="00261C3C" w:rsidP="00261C3C">
      <w:pPr>
        <w:pStyle w:val="NormalWeb"/>
        <w:rPr>
          <w:rFonts w:asciiTheme="minorHAnsi" w:hAnsiTheme="minorHAnsi" w:cstheme="minorHAnsi"/>
          <w:sz w:val="32"/>
          <w:szCs w:val="32"/>
        </w:rPr>
      </w:pPr>
      <w:r w:rsidRPr="00261C3C">
        <w:rPr>
          <w:rFonts w:asciiTheme="minorHAnsi" w:hAnsiTheme="minorHAnsi" w:cstheme="minorHAnsi"/>
          <w:sz w:val="32"/>
          <w:szCs w:val="32"/>
        </w:rPr>
        <w:t xml:space="preserve">Research shows that CNN architectures such as </w:t>
      </w:r>
      <w:proofErr w:type="spellStart"/>
      <w:r w:rsidRPr="00261C3C">
        <w:rPr>
          <w:rFonts w:asciiTheme="minorHAnsi" w:hAnsiTheme="minorHAnsi" w:cstheme="minorHAnsi"/>
          <w:sz w:val="32"/>
          <w:szCs w:val="32"/>
        </w:rPr>
        <w:t>AlexNet</w:t>
      </w:r>
      <w:proofErr w:type="spellEnd"/>
      <w:r w:rsidRPr="00261C3C">
        <w:rPr>
          <w:rFonts w:asciiTheme="minorHAnsi" w:hAnsiTheme="minorHAnsi" w:cstheme="minorHAnsi"/>
          <w:sz w:val="32"/>
          <w:szCs w:val="32"/>
        </w:rPr>
        <w:t xml:space="preserve">, </w:t>
      </w:r>
      <w:proofErr w:type="spellStart"/>
      <w:r w:rsidRPr="00261C3C">
        <w:rPr>
          <w:rFonts w:asciiTheme="minorHAnsi" w:hAnsiTheme="minorHAnsi" w:cstheme="minorHAnsi"/>
          <w:sz w:val="32"/>
          <w:szCs w:val="32"/>
        </w:rPr>
        <w:t>VGGNet</w:t>
      </w:r>
      <w:proofErr w:type="spellEnd"/>
      <w:r w:rsidRPr="00261C3C">
        <w:rPr>
          <w:rFonts w:asciiTheme="minorHAnsi" w:hAnsiTheme="minorHAnsi" w:cstheme="minorHAnsi"/>
          <w:sz w:val="32"/>
          <w:szCs w:val="32"/>
        </w:rPr>
        <w:t xml:space="preserve">, and </w:t>
      </w:r>
      <w:proofErr w:type="spellStart"/>
      <w:r w:rsidRPr="00261C3C">
        <w:rPr>
          <w:rFonts w:asciiTheme="minorHAnsi" w:hAnsiTheme="minorHAnsi" w:cstheme="minorHAnsi"/>
          <w:sz w:val="32"/>
          <w:szCs w:val="32"/>
        </w:rPr>
        <w:t>ResNet</w:t>
      </w:r>
      <w:proofErr w:type="spellEnd"/>
      <w:r w:rsidRPr="00261C3C">
        <w:rPr>
          <w:rFonts w:asciiTheme="minorHAnsi" w:hAnsiTheme="minorHAnsi" w:cstheme="minorHAnsi"/>
          <w:sz w:val="32"/>
          <w:szCs w:val="32"/>
        </w:rPr>
        <w:t xml:space="preserve"> have achieved high accuracy in medical imaging tasks. Transfer learning has also been widely used to improve performance on smaller datasets.</w:t>
      </w:r>
    </w:p>
    <w:p w14:paraId="60D170B3" w14:textId="77777777" w:rsidR="00261C3C" w:rsidRPr="00261C3C" w:rsidRDefault="00261C3C" w:rsidP="00261C3C">
      <w:pPr>
        <w:pStyle w:val="NormalWeb"/>
        <w:rPr>
          <w:rFonts w:asciiTheme="minorHAnsi" w:hAnsiTheme="minorHAnsi" w:cstheme="minorHAnsi"/>
          <w:sz w:val="32"/>
          <w:szCs w:val="32"/>
        </w:rPr>
      </w:pPr>
      <w:r w:rsidRPr="00261C3C">
        <w:rPr>
          <w:rFonts w:asciiTheme="minorHAnsi" w:hAnsiTheme="minorHAnsi" w:cstheme="minorHAnsi"/>
          <w:sz w:val="32"/>
          <w:szCs w:val="32"/>
        </w:rPr>
        <w:t>In breast cancer detection, CNN-based models have demonstrated significant improvements over traditional machine learning methods. Ensemble techniques and data augmentation further enhance model performance.</w:t>
      </w:r>
    </w:p>
    <w:p w14:paraId="5DDD5D77" w14:textId="77777777" w:rsidR="00261C3C" w:rsidRPr="00261C3C" w:rsidRDefault="00261C3C" w:rsidP="00261C3C">
      <w:pPr>
        <w:pStyle w:val="NormalWeb"/>
        <w:rPr>
          <w:rFonts w:asciiTheme="minorHAnsi" w:hAnsiTheme="minorHAnsi" w:cstheme="minorHAnsi"/>
          <w:sz w:val="32"/>
          <w:szCs w:val="32"/>
        </w:rPr>
      </w:pPr>
      <w:r w:rsidRPr="00261C3C">
        <w:rPr>
          <w:rFonts w:asciiTheme="minorHAnsi" w:hAnsiTheme="minorHAnsi" w:cstheme="minorHAnsi"/>
          <w:sz w:val="32"/>
          <w:szCs w:val="32"/>
        </w:rPr>
        <w:t>Overall, prior work indicates that deep learning models are highly effective for cancer detection tasks.</w:t>
      </w:r>
    </w:p>
    <w:p w14:paraId="2E477875" w14:textId="77777777" w:rsidR="00465ADE" w:rsidRPr="00140212" w:rsidRDefault="00465ADE" w:rsidP="00465ADE">
      <w:pPr>
        <w:rPr>
          <w:sz w:val="32"/>
          <w:szCs w:val="32"/>
        </w:rPr>
      </w:pPr>
    </w:p>
    <w:p w14:paraId="588B99B5" w14:textId="77777777" w:rsidR="0014752B" w:rsidRPr="00140212" w:rsidRDefault="0014752B" w:rsidP="0014752B">
      <w:pPr>
        <w:rPr>
          <w:sz w:val="32"/>
          <w:szCs w:val="32"/>
        </w:rPr>
      </w:pPr>
    </w:p>
    <w:p w14:paraId="6FC6899D" w14:textId="77777777" w:rsidR="00465ADE" w:rsidRPr="00140212" w:rsidRDefault="00465ADE" w:rsidP="0014752B">
      <w:pPr>
        <w:rPr>
          <w:sz w:val="32"/>
          <w:szCs w:val="32"/>
        </w:rPr>
      </w:pPr>
    </w:p>
    <w:p w14:paraId="7060126C" w14:textId="77777777" w:rsidR="00465ADE" w:rsidRPr="00140212" w:rsidRDefault="00465ADE" w:rsidP="0014752B">
      <w:pPr>
        <w:rPr>
          <w:sz w:val="32"/>
          <w:szCs w:val="32"/>
        </w:rPr>
      </w:pPr>
    </w:p>
    <w:p w14:paraId="5E1C8A05" w14:textId="77777777" w:rsidR="00465ADE" w:rsidRPr="00140212" w:rsidRDefault="00465ADE" w:rsidP="0014752B">
      <w:pPr>
        <w:rPr>
          <w:sz w:val="32"/>
          <w:szCs w:val="32"/>
        </w:rPr>
      </w:pPr>
    </w:p>
    <w:p w14:paraId="623BF500" w14:textId="77777777" w:rsidR="00465ADE" w:rsidRPr="00140212" w:rsidRDefault="00465ADE" w:rsidP="0014752B">
      <w:pPr>
        <w:rPr>
          <w:sz w:val="32"/>
          <w:szCs w:val="32"/>
        </w:rPr>
      </w:pPr>
    </w:p>
    <w:p w14:paraId="09B6FC9D" w14:textId="77777777" w:rsidR="00465ADE" w:rsidRPr="00140212" w:rsidRDefault="00465ADE" w:rsidP="0014752B">
      <w:pPr>
        <w:rPr>
          <w:sz w:val="32"/>
          <w:szCs w:val="32"/>
        </w:rPr>
      </w:pPr>
    </w:p>
    <w:p w14:paraId="152FFAAB" w14:textId="77777777" w:rsidR="00465ADE" w:rsidRPr="00140212" w:rsidRDefault="00465ADE" w:rsidP="0014752B">
      <w:pPr>
        <w:rPr>
          <w:sz w:val="32"/>
          <w:szCs w:val="32"/>
        </w:rPr>
      </w:pPr>
    </w:p>
    <w:p w14:paraId="1297A670" w14:textId="77777777" w:rsidR="00465ADE" w:rsidRDefault="00465ADE" w:rsidP="0014752B"/>
    <w:p w14:paraId="3D8D8353" w14:textId="77777777" w:rsidR="00140212" w:rsidRDefault="00140212" w:rsidP="00465ADE">
      <w:pPr>
        <w:jc w:val="center"/>
        <w:rPr>
          <w:sz w:val="48"/>
          <w:szCs w:val="48"/>
          <w:u w:val="single"/>
        </w:rPr>
      </w:pPr>
    </w:p>
    <w:p w14:paraId="3CDF09CB" w14:textId="65C47A1C" w:rsidR="00465ADE" w:rsidRDefault="0040398F" w:rsidP="00465ADE">
      <w:pPr>
        <w:jc w:val="center"/>
        <w:rPr>
          <w:sz w:val="48"/>
          <w:szCs w:val="48"/>
          <w:u w:val="single"/>
        </w:rPr>
      </w:pPr>
      <w:r w:rsidRPr="0040398F">
        <w:rPr>
          <w:sz w:val="48"/>
          <w:szCs w:val="48"/>
          <w:u w:val="single"/>
        </w:rPr>
        <w:lastRenderedPageBreak/>
        <w:t>PROBLEM STATEMENT</w:t>
      </w:r>
    </w:p>
    <w:p w14:paraId="524271AD" w14:textId="77777777" w:rsidR="00261C3C" w:rsidRPr="00261C3C" w:rsidRDefault="00261C3C" w:rsidP="00261C3C">
      <w:pPr>
        <w:spacing w:before="100" w:beforeAutospacing="1" w:after="100" w:afterAutospacing="1" w:line="240" w:lineRule="auto"/>
        <w:rPr>
          <w:rFonts w:eastAsia="Times New Roman" w:cstheme="minorHAnsi"/>
          <w:kern w:val="0"/>
          <w:sz w:val="32"/>
          <w:szCs w:val="32"/>
          <w:lang w:eastAsia="en-IN"/>
          <w14:ligatures w14:val="none"/>
        </w:rPr>
      </w:pPr>
      <w:r w:rsidRPr="00261C3C">
        <w:rPr>
          <w:rFonts w:eastAsia="Times New Roman" w:cstheme="minorHAnsi"/>
          <w:kern w:val="0"/>
          <w:sz w:val="32"/>
          <w:szCs w:val="32"/>
          <w:lang w:eastAsia="en-IN"/>
          <w14:ligatures w14:val="none"/>
        </w:rPr>
        <w:t>The primary challenge is to develop a robust deep learning model that can accurately classify histopathology images as cancerous or non-cancerous.</w:t>
      </w:r>
    </w:p>
    <w:p w14:paraId="5A0FC8F8" w14:textId="77777777" w:rsidR="00261C3C" w:rsidRPr="00261C3C" w:rsidRDefault="00261C3C" w:rsidP="00261C3C">
      <w:pPr>
        <w:spacing w:before="100" w:beforeAutospacing="1" w:after="100" w:afterAutospacing="1" w:line="240" w:lineRule="auto"/>
        <w:rPr>
          <w:rFonts w:eastAsia="Times New Roman" w:cstheme="minorHAnsi"/>
          <w:kern w:val="0"/>
          <w:sz w:val="32"/>
          <w:szCs w:val="32"/>
          <w:lang w:eastAsia="en-IN"/>
          <w14:ligatures w14:val="none"/>
        </w:rPr>
      </w:pPr>
      <w:r w:rsidRPr="00261C3C">
        <w:rPr>
          <w:rFonts w:eastAsia="Times New Roman" w:cstheme="minorHAnsi"/>
          <w:kern w:val="0"/>
          <w:sz w:val="32"/>
          <w:szCs w:val="32"/>
          <w:lang w:eastAsia="en-IN"/>
          <w14:ligatures w14:val="none"/>
        </w:rPr>
        <w:t>The goal is to:</w:t>
      </w:r>
    </w:p>
    <w:p w14:paraId="2A9DCB1B" w14:textId="77777777" w:rsidR="00261C3C" w:rsidRPr="00261C3C" w:rsidRDefault="00261C3C" w:rsidP="00261C3C">
      <w:pPr>
        <w:numPr>
          <w:ilvl w:val="0"/>
          <w:numId w:val="17"/>
        </w:numPr>
        <w:spacing w:before="100" w:beforeAutospacing="1" w:after="100" w:afterAutospacing="1" w:line="240" w:lineRule="auto"/>
        <w:rPr>
          <w:rFonts w:eastAsia="Times New Roman" w:cstheme="minorHAnsi"/>
          <w:kern w:val="0"/>
          <w:sz w:val="32"/>
          <w:szCs w:val="32"/>
          <w:lang w:eastAsia="en-IN"/>
          <w14:ligatures w14:val="none"/>
        </w:rPr>
      </w:pPr>
      <w:r w:rsidRPr="00261C3C">
        <w:rPr>
          <w:rFonts w:eastAsia="Times New Roman" w:cstheme="minorHAnsi"/>
          <w:kern w:val="0"/>
          <w:sz w:val="32"/>
          <w:szCs w:val="32"/>
          <w:lang w:eastAsia="en-IN"/>
          <w14:ligatures w14:val="none"/>
        </w:rPr>
        <w:t xml:space="preserve">Achieve high classification accuracy </w:t>
      </w:r>
    </w:p>
    <w:p w14:paraId="02858BB3" w14:textId="77777777" w:rsidR="00261C3C" w:rsidRPr="00261C3C" w:rsidRDefault="00261C3C" w:rsidP="00261C3C">
      <w:pPr>
        <w:numPr>
          <w:ilvl w:val="0"/>
          <w:numId w:val="17"/>
        </w:numPr>
        <w:spacing w:before="100" w:beforeAutospacing="1" w:after="100" w:afterAutospacing="1" w:line="240" w:lineRule="auto"/>
        <w:rPr>
          <w:rFonts w:eastAsia="Times New Roman" w:cstheme="minorHAnsi"/>
          <w:kern w:val="0"/>
          <w:sz w:val="32"/>
          <w:szCs w:val="32"/>
          <w:lang w:eastAsia="en-IN"/>
          <w14:ligatures w14:val="none"/>
        </w:rPr>
      </w:pPr>
      <w:r w:rsidRPr="00261C3C">
        <w:rPr>
          <w:rFonts w:eastAsia="Times New Roman" w:cstheme="minorHAnsi"/>
          <w:kern w:val="0"/>
          <w:sz w:val="32"/>
          <w:szCs w:val="32"/>
          <w:lang w:eastAsia="en-IN"/>
          <w14:ligatures w14:val="none"/>
        </w:rPr>
        <w:t xml:space="preserve">Minimize false negatives (critical in medical diagnosis) </w:t>
      </w:r>
    </w:p>
    <w:p w14:paraId="584D110A" w14:textId="77777777" w:rsidR="00261C3C" w:rsidRPr="00261C3C" w:rsidRDefault="00261C3C" w:rsidP="00261C3C">
      <w:pPr>
        <w:numPr>
          <w:ilvl w:val="0"/>
          <w:numId w:val="17"/>
        </w:numPr>
        <w:spacing w:before="100" w:beforeAutospacing="1" w:after="100" w:afterAutospacing="1" w:line="240" w:lineRule="auto"/>
        <w:rPr>
          <w:rFonts w:eastAsia="Times New Roman" w:cstheme="minorHAnsi"/>
          <w:kern w:val="0"/>
          <w:sz w:val="32"/>
          <w:szCs w:val="32"/>
          <w:lang w:eastAsia="en-IN"/>
          <w14:ligatures w14:val="none"/>
        </w:rPr>
      </w:pPr>
      <w:r w:rsidRPr="00261C3C">
        <w:rPr>
          <w:rFonts w:eastAsia="Times New Roman" w:cstheme="minorHAnsi"/>
          <w:kern w:val="0"/>
          <w:sz w:val="32"/>
          <w:szCs w:val="32"/>
          <w:lang w:eastAsia="en-IN"/>
          <w14:ligatures w14:val="none"/>
        </w:rPr>
        <w:t xml:space="preserve">Prevent overfitting </w:t>
      </w:r>
    </w:p>
    <w:p w14:paraId="1F93A3A0" w14:textId="77777777" w:rsidR="00261C3C" w:rsidRPr="00261C3C" w:rsidRDefault="00261C3C" w:rsidP="00261C3C">
      <w:pPr>
        <w:numPr>
          <w:ilvl w:val="0"/>
          <w:numId w:val="17"/>
        </w:numPr>
        <w:spacing w:before="100" w:beforeAutospacing="1" w:after="100" w:afterAutospacing="1" w:line="240" w:lineRule="auto"/>
        <w:rPr>
          <w:rFonts w:eastAsia="Times New Roman" w:cstheme="minorHAnsi"/>
          <w:kern w:val="0"/>
          <w:sz w:val="32"/>
          <w:szCs w:val="32"/>
          <w:lang w:eastAsia="en-IN"/>
          <w14:ligatures w14:val="none"/>
        </w:rPr>
      </w:pPr>
      <w:r w:rsidRPr="00261C3C">
        <w:rPr>
          <w:rFonts w:eastAsia="Times New Roman" w:cstheme="minorHAnsi"/>
          <w:kern w:val="0"/>
          <w:sz w:val="32"/>
          <w:szCs w:val="32"/>
          <w:lang w:eastAsia="en-IN"/>
          <w14:ligatures w14:val="none"/>
        </w:rPr>
        <w:t xml:space="preserve">Ensure model generalization </w:t>
      </w:r>
    </w:p>
    <w:p w14:paraId="7DF8E652" w14:textId="77777777" w:rsidR="00261C3C" w:rsidRPr="00261C3C" w:rsidRDefault="00261C3C" w:rsidP="00261C3C">
      <w:pPr>
        <w:spacing w:before="100" w:beforeAutospacing="1" w:after="100" w:afterAutospacing="1" w:line="240" w:lineRule="auto"/>
        <w:rPr>
          <w:rFonts w:eastAsia="Times New Roman" w:cstheme="minorHAnsi"/>
          <w:kern w:val="0"/>
          <w:sz w:val="32"/>
          <w:szCs w:val="32"/>
          <w:lang w:eastAsia="en-IN"/>
          <w14:ligatures w14:val="none"/>
        </w:rPr>
      </w:pPr>
      <w:r w:rsidRPr="00261C3C">
        <w:rPr>
          <w:rFonts w:eastAsia="Times New Roman" w:cstheme="minorHAnsi"/>
          <w:kern w:val="0"/>
          <w:sz w:val="32"/>
          <w:szCs w:val="32"/>
          <w:lang w:eastAsia="en-IN"/>
          <w14:ligatures w14:val="none"/>
        </w:rPr>
        <w:t>The model must be reliable enough for real-world medical applications.</w:t>
      </w:r>
    </w:p>
    <w:p w14:paraId="0256A2E1" w14:textId="6585A33A" w:rsidR="0040398F" w:rsidRPr="00261C3C" w:rsidRDefault="0040398F" w:rsidP="0040398F">
      <w:pPr>
        <w:rPr>
          <w:rFonts w:cstheme="minorHAnsi"/>
          <w:sz w:val="32"/>
          <w:szCs w:val="32"/>
        </w:rPr>
      </w:pPr>
    </w:p>
    <w:p w14:paraId="3AD4D8F8" w14:textId="77777777" w:rsidR="0040398F" w:rsidRDefault="0040398F" w:rsidP="0040398F">
      <w:pPr>
        <w:rPr>
          <w:sz w:val="36"/>
          <w:szCs w:val="36"/>
        </w:rPr>
      </w:pPr>
    </w:p>
    <w:p w14:paraId="62ABB0CB" w14:textId="77777777" w:rsidR="0040398F" w:rsidRDefault="0040398F" w:rsidP="0040398F">
      <w:pPr>
        <w:rPr>
          <w:sz w:val="36"/>
          <w:szCs w:val="36"/>
        </w:rPr>
      </w:pPr>
    </w:p>
    <w:p w14:paraId="6FBF8E32" w14:textId="77777777" w:rsidR="0040398F" w:rsidRDefault="0040398F" w:rsidP="0040398F">
      <w:pPr>
        <w:rPr>
          <w:sz w:val="36"/>
          <w:szCs w:val="36"/>
        </w:rPr>
      </w:pPr>
    </w:p>
    <w:p w14:paraId="16A2B5BA" w14:textId="77777777" w:rsidR="0040398F" w:rsidRDefault="0040398F" w:rsidP="0040398F">
      <w:pPr>
        <w:rPr>
          <w:sz w:val="36"/>
          <w:szCs w:val="36"/>
        </w:rPr>
      </w:pPr>
    </w:p>
    <w:p w14:paraId="70EAABEA" w14:textId="77777777" w:rsidR="0040398F" w:rsidRDefault="0040398F" w:rsidP="0040398F">
      <w:pPr>
        <w:rPr>
          <w:sz w:val="36"/>
          <w:szCs w:val="36"/>
        </w:rPr>
      </w:pPr>
    </w:p>
    <w:p w14:paraId="1962B275" w14:textId="77777777" w:rsidR="0040398F" w:rsidRDefault="0040398F" w:rsidP="0040398F">
      <w:pPr>
        <w:rPr>
          <w:sz w:val="36"/>
          <w:szCs w:val="36"/>
        </w:rPr>
      </w:pPr>
    </w:p>
    <w:p w14:paraId="0BE8DF15" w14:textId="77777777" w:rsidR="0040398F" w:rsidRDefault="0040398F" w:rsidP="0040398F">
      <w:pPr>
        <w:rPr>
          <w:sz w:val="36"/>
          <w:szCs w:val="36"/>
        </w:rPr>
      </w:pPr>
    </w:p>
    <w:p w14:paraId="737CB2B7" w14:textId="77777777" w:rsidR="0040398F" w:rsidRDefault="0040398F" w:rsidP="0040398F">
      <w:pPr>
        <w:rPr>
          <w:sz w:val="36"/>
          <w:szCs w:val="36"/>
        </w:rPr>
      </w:pPr>
    </w:p>
    <w:p w14:paraId="03AE83A2" w14:textId="77777777" w:rsidR="0040398F" w:rsidRDefault="0040398F" w:rsidP="0040398F">
      <w:pPr>
        <w:rPr>
          <w:sz w:val="36"/>
          <w:szCs w:val="36"/>
        </w:rPr>
      </w:pPr>
    </w:p>
    <w:p w14:paraId="6EEC97D4" w14:textId="77777777" w:rsidR="0040398F" w:rsidRDefault="0040398F" w:rsidP="0040398F">
      <w:pPr>
        <w:rPr>
          <w:sz w:val="36"/>
          <w:szCs w:val="36"/>
        </w:rPr>
      </w:pPr>
    </w:p>
    <w:p w14:paraId="2D110614" w14:textId="77777777" w:rsidR="00261C3C" w:rsidRDefault="00261C3C" w:rsidP="00261C3C">
      <w:pPr>
        <w:rPr>
          <w:sz w:val="36"/>
          <w:szCs w:val="36"/>
        </w:rPr>
      </w:pPr>
    </w:p>
    <w:p w14:paraId="478D1509" w14:textId="4B902069" w:rsidR="0040398F" w:rsidRPr="0040398F" w:rsidRDefault="0040398F" w:rsidP="00261C3C">
      <w:pPr>
        <w:jc w:val="center"/>
        <w:rPr>
          <w:sz w:val="48"/>
          <w:szCs w:val="48"/>
          <w:u w:val="single"/>
        </w:rPr>
      </w:pPr>
      <w:r w:rsidRPr="0040398F">
        <w:rPr>
          <w:sz w:val="48"/>
          <w:szCs w:val="48"/>
          <w:u w:val="single"/>
        </w:rPr>
        <w:lastRenderedPageBreak/>
        <w:t>DATA COLLECTION AND ABSTRACTION</w:t>
      </w:r>
    </w:p>
    <w:p w14:paraId="35B689E2" w14:textId="77777777" w:rsidR="0040398F" w:rsidRPr="0040398F" w:rsidRDefault="0040398F" w:rsidP="0040398F">
      <w:pPr>
        <w:jc w:val="center"/>
        <w:rPr>
          <w:sz w:val="48"/>
          <w:szCs w:val="48"/>
        </w:rPr>
      </w:pPr>
    </w:p>
    <w:p w14:paraId="6D46F41F" w14:textId="77777777" w:rsidR="00261C3C" w:rsidRPr="00261C3C" w:rsidRDefault="00261C3C" w:rsidP="00261C3C">
      <w:pPr>
        <w:spacing w:before="100" w:beforeAutospacing="1" w:after="100" w:afterAutospacing="1" w:line="240" w:lineRule="auto"/>
        <w:rPr>
          <w:rFonts w:eastAsia="Times New Roman" w:cstheme="minorHAnsi"/>
          <w:kern w:val="0"/>
          <w:sz w:val="32"/>
          <w:szCs w:val="32"/>
          <w:lang w:eastAsia="en-IN"/>
          <w14:ligatures w14:val="none"/>
        </w:rPr>
      </w:pPr>
      <w:r w:rsidRPr="00261C3C">
        <w:rPr>
          <w:rFonts w:eastAsia="Times New Roman" w:cstheme="minorHAnsi"/>
          <w:kern w:val="0"/>
          <w:sz w:val="32"/>
          <w:szCs w:val="32"/>
          <w:lang w:eastAsia="en-IN"/>
          <w14:ligatures w14:val="none"/>
        </w:rPr>
        <w:t>The dataset used is the IDC (Invasive Ductal Carcinoma) dataset obtained from Kaggle. It contains 277,524 image patches (50×50 pixels) extracted from 162 whole-slide images.</w:t>
      </w:r>
    </w:p>
    <w:p w14:paraId="5610402C" w14:textId="77777777" w:rsidR="00261C3C" w:rsidRPr="00261C3C" w:rsidRDefault="00261C3C" w:rsidP="00261C3C">
      <w:pPr>
        <w:numPr>
          <w:ilvl w:val="0"/>
          <w:numId w:val="18"/>
        </w:numPr>
        <w:spacing w:before="100" w:beforeAutospacing="1" w:after="100" w:afterAutospacing="1" w:line="240" w:lineRule="auto"/>
        <w:rPr>
          <w:rFonts w:eastAsia="Times New Roman" w:cstheme="minorHAnsi"/>
          <w:kern w:val="0"/>
          <w:sz w:val="32"/>
          <w:szCs w:val="32"/>
          <w:lang w:eastAsia="en-IN"/>
          <w14:ligatures w14:val="none"/>
        </w:rPr>
      </w:pPr>
      <w:r w:rsidRPr="00261C3C">
        <w:rPr>
          <w:rFonts w:eastAsia="Times New Roman" w:cstheme="minorHAnsi"/>
          <w:kern w:val="0"/>
          <w:sz w:val="32"/>
          <w:szCs w:val="32"/>
          <w:lang w:eastAsia="en-IN"/>
          <w14:ligatures w14:val="none"/>
        </w:rPr>
        <w:t xml:space="preserve">198,738 negative samples </w:t>
      </w:r>
    </w:p>
    <w:p w14:paraId="487ABC03" w14:textId="77777777" w:rsidR="00261C3C" w:rsidRPr="00261C3C" w:rsidRDefault="00261C3C" w:rsidP="00261C3C">
      <w:pPr>
        <w:numPr>
          <w:ilvl w:val="0"/>
          <w:numId w:val="18"/>
        </w:numPr>
        <w:spacing w:before="100" w:beforeAutospacing="1" w:after="100" w:afterAutospacing="1" w:line="240" w:lineRule="auto"/>
        <w:rPr>
          <w:rFonts w:eastAsia="Times New Roman" w:cstheme="minorHAnsi"/>
          <w:kern w:val="0"/>
          <w:sz w:val="32"/>
          <w:szCs w:val="32"/>
          <w:lang w:eastAsia="en-IN"/>
          <w14:ligatures w14:val="none"/>
        </w:rPr>
      </w:pPr>
      <w:r w:rsidRPr="00261C3C">
        <w:rPr>
          <w:rFonts w:eastAsia="Times New Roman" w:cstheme="minorHAnsi"/>
          <w:kern w:val="0"/>
          <w:sz w:val="32"/>
          <w:szCs w:val="32"/>
          <w:lang w:eastAsia="en-IN"/>
          <w14:ligatures w14:val="none"/>
        </w:rPr>
        <w:t xml:space="preserve">78,786 positive samples </w:t>
      </w:r>
    </w:p>
    <w:p w14:paraId="278BABBD" w14:textId="77777777" w:rsidR="00261C3C" w:rsidRPr="00261C3C" w:rsidRDefault="00261C3C" w:rsidP="00261C3C">
      <w:pPr>
        <w:spacing w:before="100" w:beforeAutospacing="1" w:after="100" w:afterAutospacing="1" w:line="240" w:lineRule="auto"/>
        <w:outlineLvl w:val="2"/>
        <w:rPr>
          <w:rFonts w:eastAsia="Times New Roman" w:cstheme="minorHAnsi"/>
          <w:kern w:val="0"/>
          <w:sz w:val="32"/>
          <w:szCs w:val="32"/>
          <w:lang w:eastAsia="en-IN"/>
          <w14:ligatures w14:val="none"/>
        </w:rPr>
      </w:pPr>
      <w:r w:rsidRPr="00261C3C">
        <w:rPr>
          <w:rFonts w:eastAsia="Times New Roman" w:cstheme="minorHAnsi"/>
          <w:kern w:val="0"/>
          <w:sz w:val="32"/>
          <w:szCs w:val="32"/>
          <w:lang w:eastAsia="en-IN"/>
          <w14:ligatures w14:val="none"/>
        </w:rPr>
        <w:t>Preprocessing Steps:</w:t>
      </w:r>
    </w:p>
    <w:p w14:paraId="344833AC" w14:textId="77777777" w:rsidR="00261C3C" w:rsidRPr="00261C3C" w:rsidRDefault="00261C3C" w:rsidP="00261C3C">
      <w:pPr>
        <w:numPr>
          <w:ilvl w:val="0"/>
          <w:numId w:val="19"/>
        </w:numPr>
        <w:spacing w:before="100" w:beforeAutospacing="1" w:after="100" w:afterAutospacing="1" w:line="240" w:lineRule="auto"/>
        <w:rPr>
          <w:rFonts w:eastAsia="Times New Roman" w:cstheme="minorHAnsi"/>
          <w:kern w:val="0"/>
          <w:sz w:val="32"/>
          <w:szCs w:val="32"/>
          <w:lang w:eastAsia="en-IN"/>
          <w14:ligatures w14:val="none"/>
        </w:rPr>
      </w:pPr>
      <w:r w:rsidRPr="00261C3C">
        <w:rPr>
          <w:rFonts w:eastAsia="Times New Roman" w:cstheme="minorHAnsi"/>
          <w:kern w:val="0"/>
          <w:sz w:val="32"/>
          <w:szCs w:val="32"/>
          <w:lang w:eastAsia="en-IN"/>
          <w14:ligatures w14:val="none"/>
        </w:rPr>
        <w:t xml:space="preserve">Resizing images to uniform dimensions </w:t>
      </w:r>
    </w:p>
    <w:p w14:paraId="50F3284C" w14:textId="77777777" w:rsidR="00261C3C" w:rsidRPr="00261C3C" w:rsidRDefault="00261C3C" w:rsidP="00261C3C">
      <w:pPr>
        <w:numPr>
          <w:ilvl w:val="0"/>
          <w:numId w:val="19"/>
        </w:numPr>
        <w:spacing w:before="100" w:beforeAutospacing="1" w:after="100" w:afterAutospacing="1" w:line="240" w:lineRule="auto"/>
        <w:rPr>
          <w:rFonts w:eastAsia="Times New Roman" w:cstheme="minorHAnsi"/>
          <w:kern w:val="0"/>
          <w:sz w:val="32"/>
          <w:szCs w:val="32"/>
          <w:lang w:eastAsia="en-IN"/>
          <w14:ligatures w14:val="none"/>
        </w:rPr>
      </w:pPr>
      <w:r w:rsidRPr="00261C3C">
        <w:rPr>
          <w:rFonts w:eastAsia="Times New Roman" w:cstheme="minorHAnsi"/>
          <w:kern w:val="0"/>
          <w:sz w:val="32"/>
          <w:szCs w:val="32"/>
          <w:lang w:eastAsia="en-IN"/>
          <w14:ligatures w14:val="none"/>
        </w:rPr>
        <w:t xml:space="preserve">Normalizing pixel values (0–1 range) </w:t>
      </w:r>
    </w:p>
    <w:p w14:paraId="1B5DCB25" w14:textId="77777777" w:rsidR="00261C3C" w:rsidRPr="00261C3C" w:rsidRDefault="00261C3C" w:rsidP="00261C3C">
      <w:pPr>
        <w:numPr>
          <w:ilvl w:val="0"/>
          <w:numId w:val="19"/>
        </w:numPr>
        <w:spacing w:before="100" w:beforeAutospacing="1" w:after="100" w:afterAutospacing="1" w:line="240" w:lineRule="auto"/>
        <w:rPr>
          <w:rFonts w:eastAsia="Times New Roman" w:cstheme="minorHAnsi"/>
          <w:kern w:val="0"/>
          <w:sz w:val="32"/>
          <w:szCs w:val="32"/>
          <w:lang w:eastAsia="en-IN"/>
          <w14:ligatures w14:val="none"/>
        </w:rPr>
      </w:pPr>
      <w:r w:rsidRPr="00261C3C">
        <w:rPr>
          <w:rFonts w:eastAsia="Times New Roman" w:cstheme="minorHAnsi"/>
          <w:kern w:val="0"/>
          <w:sz w:val="32"/>
          <w:szCs w:val="32"/>
          <w:lang w:eastAsia="en-IN"/>
          <w14:ligatures w14:val="none"/>
        </w:rPr>
        <w:t xml:space="preserve">Label encoding (0 = benign, 1 = malignant) </w:t>
      </w:r>
    </w:p>
    <w:p w14:paraId="7847149E" w14:textId="77777777" w:rsidR="00261C3C" w:rsidRPr="00261C3C" w:rsidRDefault="00261C3C" w:rsidP="00261C3C">
      <w:pPr>
        <w:numPr>
          <w:ilvl w:val="0"/>
          <w:numId w:val="19"/>
        </w:numPr>
        <w:spacing w:before="100" w:beforeAutospacing="1" w:after="100" w:afterAutospacing="1" w:line="240" w:lineRule="auto"/>
        <w:rPr>
          <w:rFonts w:eastAsia="Times New Roman" w:cstheme="minorHAnsi"/>
          <w:kern w:val="0"/>
          <w:sz w:val="32"/>
          <w:szCs w:val="32"/>
          <w:lang w:eastAsia="en-IN"/>
          <w14:ligatures w14:val="none"/>
        </w:rPr>
      </w:pPr>
      <w:r w:rsidRPr="00261C3C">
        <w:rPr>
          <w:rFonts w:eastAsia="Times New Roman" w:cstheme="minorHAnsi"/>
          <w:kern w:val="0"/>
          <w:sz w:val="32"/>
          <w:szCs w:val="32"/>
          <w:lang w:eastAsia="en-IN"/>
          <w14:ligatures w14:val="none"/>
        </w:rPr>
        <w:t xml:space="preserve">Splitting dataset (train/test) </w:t>
      </w:r>
    </w:p>
    <w:p w14:paraId="59EEEADB" w14:textId="77777777" w:rsidR="00261C3C" w:rsidRPr="00261C3C" w:rsidRDefault="00261C3C" w:rsidP="00261C3C">
      <w:pPr>
        <w:numPr>
          <w:ilvl w:val="0"/>
          <w:numId w:val="19"/>
        </w:numPr>
        <w:spacing w:before="100" w:beforeAutospacing="1" w:after="100" w:afterAutospacing="1" w:line="240" w:lineRule="auto"/>
        <w:rPr>
          <w:rFonts w:eastAsia="Times New Roman" w:cstheme="minorHAnsi"/>
          <w:kern w:val="0"/>
          <w:sz w:val="32"/>
          <w:szCs w:val="32"/>
          <w:lang w:eastAsia="en-IN"/>
          <w14:ligatures w14:val="none"/>
        </w:rPr>
      </w:pPr>
      <w:r w:rsidRPr="00261C3C">
        <w:rPr>
          <w:rFonts w:eastAsia="Times New Roman" w:cstheme="minorHAnsi"/>
          <w:kern w:val="0"/>
          <w:sz w:val="32"/>
          <w:szCs w:val="32"/>
          <w:lang w:eastAsia="en-IN"/>
          <w14:ligatures w14:val="none"/>
        </w:rPr>
        <w:t xml:space="preserve">Data augmentation (rotation, flipping, zooming) </w:t>
      </w:r>
    </w:p>
    <w:p w14:paraId="3DB4BE55" w14:textId="77777777" w:rsidR="00261C3C" w:rsidRPr="00261C3C" w:rsidRDefault="00261C3C" w:rsidP="00261C3C">
      <w:pPr>
        <w:spacing w:before="100" w:beforeAutospacing="1" w:after="100" w:afterAutospacing="1" w:line="240" w:lineRule="auto"/>
        <w:rPr>
          <w:rFonts w:eastAsia="Times New Roman" w:cstheme="minorHAnsi"/>
          <w:kern w:val="0"/>
          <w:sz w:val="32"/>
          <w:szCs w:val="32"/>
          <w:lang w:eastAsia="en-IN"/>
          <w14:ligatures w14:val="none"/>
        </w:rPr>
      </w:pPr>
      <w:r w:rsidRPr="00261C3C">
        <w:rPr>
          <w:rFonts w:eastAsia="Times New Roman" w:cstheme="minorHAnsi"/>
          <w:kern w:val="0"/>
          <w:sz w:val="32"/>
          <w:szCs w:val="32"/>
          <w:lang w:eastAsia="en-IN"/>
          <w14:ligatures w14:val="none"/>
        </w:rPr>
        <w:t>These steps improve model performance and prevent overfitting.</w:t>
      </w:r>
    </w:p>
    <w:p w14:paraId="260FE776" w14:textId="77777777" w:rsidR="0040398F" w:rsidRPr="00140212" w:rsidRDefault="0040398F" w:rsidP="0040398F">
      <w:pPr>
        <w:rPr>
          <w:sz w:val="28"/>
          <w:szCs w:val="28"/>
        </w:rPr>
      </w:pPr>
    </w:p>
    <w:p w14:paraId="2371776E" w14:textId="77777777" w:rsidR="0014752B" w:rsidRPr="00140212" w:rsidRDefault="0014752B" w:rsidP="0014752B">
      <w:pPr>
        <w:rPr>
          <w:sz w:val="28"/>
          <w:szCs w:val="28"/>
        </w:rPr>
      </w:pPr>
    </w:p>
    <w:p w14:paraId="2C161730" w14:textId="77777777" w:rsidR="0014752B" w:rsidRPr="00140212" w:rsidRDefault="0014752B" w:rsidP="0014752B">
      <w:pPr>
        <w:rPr>
          <w:sz w:val="28"/>
          <w:szCs w:val="28"/>
        </w:rPr>
      </w:pPr>
    </w:p>
    <w:p w14:paraId="7E8E57E5" w14:textId="77777777" w:rsidR="0014752B" w:rsidRPr="00140212" w:rsidRDefault="0014752B" w:rsidP="0014752B">
      <w:pPr>
        <w:rPr>
          <w:sz w:val="28"/>
          <w:szCs w:val="28"/>
        </w:rPr>
      </w:pPr>
    </w:p>
    <w:p w14:paraId="5E163306" w14:textId="77777777" w:rsidR="0014752B" w:rsidRPr="00140212" w:rsidRDefault="0014752B" w:rsidP="0014752B">
      <w:pPr>
        <w:rPr>
          <w:sz w:val="28"/>
          <w:szCs w:val="28"/>
        </w:rPr>
      </w:pPr>
    </w:p>
    <w:p w14:paraId="4B75E768" w14:textId="77777777" w:rsidR="0014752B" w:rsidRPr="00140212" w:rsidRDefault="0014752B" w:rsidP="0014752B">
      <w:pPr>
        <w:rPr>
          <w:sz w:val="28"/>
          <w:szCs w:val="28"/>
        </w:rPr>
      </w:pPr>
    </w:p>
    <w:p w14:paraId="53D097BF" w14:textId="77777777" w:rsidR="0014752B" w:rsidRPr="00140212" w:rsidRDefault="0014752B" w:rsidP="0014752B">
      <w:pPr>
        <w:rPr>
          <w:sz w:val="28"/>
          <w:szCs w:val="28"/>
        </w:rPr>
      </w:pPr>
    </w:p>
    <w:p w14:paraId="7617AA67" w14:textId="77777777" w:rsidR="00140212" w:rsidRDefault="00140212" w:rsidP="006777A4">
      <w:pPr>
        <w:jc w:val="center"/>
        <w:rPr>
          <w:sz w:val="48"/>
          <w:szCs w:val="48"/>
          <w:u w:val="single"/>
        </w:rPr>
      </w:pPr>
    </w:p>
    <w:p w14:paraId="33E6F410" w14:textId="77777777" w:rsidR="00140212" w:rsidRDefault="00140212" w:rsidP="006777A4">
      <w:pPr>
        <w:jc w:val="center"/>
        <w:rPr>
          <w:sz w:val="48"/>
          <w:szCs w:val="48"/>
          <w:u w:val="single"/>
        </w:rPr>
      </w:pPr>
    </w:p>
    <w:p w14:paraId="7E671329" w14:textId="77777777" w:rsidR="00140212" w:rsidRDefault="00140212" w:rsidP="006777A4">
      <w:pPr>
        <w:jc w:val="center"/>
        <w:rPr>
          <w:sz w:val="48"/>
          <w:szCs w:val="48"/>
          <w:u w:val="single"/>
        </w:rPr>
      </w:pPr>
    </w:p>
    <w:p w14:paraId="3CBBE7B9" w14:textId="3E2DCEE6" w:rsidR="006777A4" w:rsidRPr="006777A4" w:rsidRDefault="006777A4" w:rsidP="006777A4">
      <w:pPr>
        <w:jc w:val="center"/>
        <w:rPr>
          <w:sz w:val="48"/>
          <w:szCs w:val="48"/>
          <w:u w:val="single"/>
        </w:rPr>
      </w:pPr>
      <w:r w:rsidRPr="006777A4">
        <w:rPr>
          <w:sz w:val="48"/>
          <w:szCs w:val="48"/>
          <w:u w:val="single"/>
        </w:rPr>
        <w:lastRenderedPageBreak/>
        <w:t xml:space="preserve">METHODOLOGY </w:t>
      </w:r>
    </w:p>
    <w:p w14:paraId="7ECAF61C" w14:textId="77777777" w:rsidR="00261C3C" w:rsidRPr="00261C3C" w:rsidRDefault="00261C3C" w:rsidP="00261C3C">
      <w:pPr>
        <w:spacing w:before="100" w:beforeAutospacing="1" w:after="100" w:afterAutospacing="1" w:line="240" w:lineRule="auto"/>
        <w:rPr>
          <w:rFonts w:eastAsia="Times New Roman" w:cstheme="minorHAnsi"/>
          <w:kern w:val="0"/>
          <w:sz w:val="32"/>
          <w:szCs w:val="32"/>
          <w:lang w:eastAsia="en-IN"/>
          <w14:ligatures w14:val="none"/>
        </w:rPr>
      </w:pPr>
      <w:r w:rsidRPr="00261C3C">
        <w:rPr>
          <w:rFonts w:eastAsia="Times New Roman" w:cstheme="minorHAnsi"/>
          <w:kern w:val="0"/>
          <w:sz w:val="32"/>
          <w:szCs w:val="32"/>
          <w:lang w:eastAsia="en-IN"/>
          <w14:ligatures w14:val="none"/>
        </w:rPr>
        <w:t>A Convolutional Neural Network (CNN) is used for classification.</w:t>
      </w:r>
    </w:p>
    <w:p w14:paraId="4B5087FB" w14:textId="77777777" w:rsidR="00261C3C" w:rsidRPr="00261C3C" w:rsidRDefault="00261C3C" w:rsidP="00261C3C">
      <w:pPr>
        <w:spacing w:before="100" w:beforeAutospacing="1" w:after="100" w:afterAutospacing="1" w:line="240" w:lineRule="auto"/>
        <w:outlineLvl w:val="2"/>
        <w:rPr>
          <w:rFonts w:eastAsia="Times New Roman" w:cstheme="minorHAnsi"/>
          <w:kern w:val="0"/>
          <w:sz w:val="32"/>
          <w:szCs w:val="32"/>
          <w:lang w:eastAsia="en-IN"/>
          <w14:ligatures w14:val="none"/>
        </w:rPr>
      </w:pPr>
      <w:r w:rsidRPr="00261C3C">
        <w:rPr>
          <w:rFonts w:eastAsia="Times New Roman" w:cstheme="minorHAnsi"/>
          <w:kern w:val="0"/>
          <w:sz w:val="32"/>
          <w:szCs w:val="32"/>
          <w:lang w:eastAsia="en-IN"/>
          <w14:ligatures w14:val="none"/>
        </w:rPr>
        <w:t>Techniques Used:</w:t>
      </w:r>
    </w:p>
    <w:p w14:paraId="6B7D931B" w14:textId="77777777" w:rsidR="00261C3C" w:rsidRPr="00261C3C" w:rsidRDefault="00261C3C" w:rsidP="00261C3C">
      <w:pPr>
        <w:numPr>
          <w:ilvl w:val="0"/>
          <w:numId w:val="20"/>
        </w:numPr>
        <w:spacing w:before="100" w:beforeAutospacing="1" w:after="100" w:afterAutospacing="1" w:line="240" w:lineRule="auto"/>
        <w:rPr>
          <w:rFonts w:eastAsia="Times New Roman" w:cstheme="minorHAnsi"/>
          <w:kern w:val="0"/>
          <w:sz w:val="32"/>
          <w:szCs w:val="32"/>
          <w:lang w:eastAsia="en-IN"/>
          <w14:ligatures w14:val="none"/>
        </w:rPr>
      </w:pPr>
      <w:r w:rsidRPr="00261C3C">
        <w:rPr>
          <w:rFonts w:eastAsia="Times New Roman" w:cstheme="minorHAnsi"/>
          <w:kern w:val="0"/>
          <w:sz w:val="32"/>
          <w:szCs w:val="32"/>
          <w:lang w:eastAsia="en-IN"/>
          <w14:ligatures w14:val="none"/>
        </w:rPr>
        <w:t xml:space="preserve">Convolution layers (feature extraction) </w:t>
      </w:r>
    </w:p>
    <w:p w14:paraId="4B81545D" w14:textId="77777777" w:rsidR="00261C3C" w:rsidRPr="00261C3C" w:rsidRDefault="00261C3C" w:rsidP="00261C3C">
      <w:pPr>
        <w:numPr>
          <w:ilvl w:val="0"/>
          <w:numId w:val="20"/>
        </w:numPr>
        <w:spacing w:before="100" w:beforeAutospacing="1" w:after="100" w:afterAutospacing="1" w:line="240" w:lineRule="auto"/>
        <w:rPr>
          <w:rFonts w:eastAsia="Times New Roman" w:cstheme="minorHAnsi"/>
          <w:kern w:val="0"/>
          <w:sz w:val="32"/>
          <w:szCs w:val="32"/>
          <w:lang w:eastAsia="en-IN"/>
          <w14:ligatures w14:val="none"/>
        </w:rPr>
      </w:pPr>
      <w:proofErr w:type="spellStart"/>
      <w:r w:rsidRPr="00261C3C">
        <w:rPr>
          <w:rFonts w:eastAsia="Times New Roman" w:cstheme="minorHAnsi"/>
          <w:kern w:val="0"/>
          <w:sz w:val="32"/>
          <w:szCs w:val="32"/>
          <w:lang w:eastAsia="en-IN"/>
          <w14:ligatures w14:val="none"/>
        </w:rPr>
        <w:t>ReLU</w:t>
      </w:r>
      <w:proofErr w:type="spellEnd"/>
      <w:r w:rsidRPr="00261C3C">
        <w:rPr>
          <w:rFonts w:eastAsia="Times New Roman" w:cstheme="minorHAnsi"/>
          <w:kern w:val="0"/>
          <w:sz w:val="32"/>
          <w:szCs w:val="32"/>
          <w:lang w:eastAsia="en-IN"/>
          <w14:ligatures w14:val="none"/>
        </w:rPr>
        <w:t xml:space="preserve"> activation </w:t>
      </w:r>
    </w:p>
    <w:p w14:paraId="3B8E60CE" w14:textId="77777777" w:rsidR="00261C3C" w:rsidRPr="00261C3C" w:rsidRDefault="00261C3C" w:rsidP="00261C3C">
      <w:pPr>
        <w:numPr>
          <w:ilvl w:val="0"/>
          <w:numId w:val="20"/>
        </w:numPr>
        <w:spacing w:before="100" w:beforeAutospacing="1" w:after="100" w:afterAutospacing="1" w:line="240" w:lineRule="auto"/>
        <w:rPr>
          <w:rFonts w:eastAsia="Times New Roman" w:cstheme="minorHAnsi"/>
          <w:kern w:val="0"/>
          <w:sz w:val="32"/>
          <w:szCs w:val="32"/>
          <w:lang w:eastAsia="en-IN"/>
          <w14:ligatures w14:val="none"/>
        </w:rPr>
      </w:pPr>
      <w:r w:rsidRPr="00261C3C">
        <w:rPr>
          <w:rFonts w:eastAsia="Times New Roman" w:cstheme="minorHAnsi"/>
          <w:kern w:val="0"/>
          <w:sz w:val="32"/>
          <w:szCs w:val="32"/>
          <w:lang w:eastAsia="en-IN"/>
          <w14:ligatures w14:val="none"/>
        </w:rPr>
        <w:t xml:space="preserve">Max pooling (dimensionality reduction) </w:t>
      </w:r>
    </w:p>
    <w:p w14:paraId="6024A3B0" w14:textId="77777777" w:rsidR="00261C3C" w:rsidRPr="00261C3C" w:rsidRDefault="00261C3C" w:rsidP="00261C3C">
      <w:pPr>
        <w:numPr>
          <w:ilvl w:val="0"/>
          <w:numId w:val="20"/>
        </w:numPr>
        <w:spacing w:before="100" w:beforeAutospacing="1" w:after="100" w:afterAutospacing="1" w:line="240" w:lineRule="auto"/>
        <w:rPr>
          <w:rFonts w:eastAsia="Times New Roman" w:cstheme="minorHAnsi"/>
          <w:kern w:val="0"/>
          <w:sz w:val="32"/>
          <w:szCs w:val="32"/>
          <w:lang w:eastAsia="en-IN"/>
          <w14:ligatures w14:val="none"/>
        </w:rPr>
      </w:pPr>
      <w:r w:rsidRPr="00261C3C">
        <w:rPr>
          <w:rFonts w:eastAsia="Times New Roman" w:cstheme="minorHAnsi"/>
          <w:kern w:val="0"/>
          <w:sz w:val="32"/>
          <w:szCs w:val="32"/>
          <w:lang w:eastAsia="en-IN"/>
          <w14:ligatures w14:val="none"/>
        </w:rPr>
        <w:t xml:space="preserve">Fully connected layers </w:t>
      </w:r>
    </w:p>
    <w:p w14:paraId="78A88381" w14:textId="77777777" w:rsidR="00261C3C" w:rsidRPr="00261C3C" w:rsidRDefault="00261C3C" w:rsidP="00261C3C">
      <w:pPr>
        <w:numPr>
          <w:ilvl w:val="0"/>
          <w:numId w:val="20"/>
        </w:numPr>
        <w:spacing w:before="100" w:beforeAutospacing="1" w:after="100" w:afterAutospacing="1" w:line="240" w:lineRule="auto"/>
        <w:rPr>
          <w:rFonts w:eastAsia="Times New Roman" w:cstheme="minorHAnsi"/>
          <w:kern w:val="0"/>
          <w:sz w:val="32"/>
          <w:szCs w:val="32"/>
          <w:lang w:eastAsia="en-IN"/>
          <w14:ligatures w14:val="none"/>
        </w:rPr>
      </w:pPr>
      <w:r w:rsidRPr="00261C3C">
        <w:rPr>
          <w:rFonts w:eastAsia="Times New Roman" w:cstheme="minorHAnsi"/>
          <w:kern w:val="0"/>
          <w:sz w:val="32"/>
          <w:szCs w:val="32"/>
          <w:lang w:eastAsia="en-IN"/>
          <w14:ligatures w14:val="none"/>
        </w:rPr>
        <w:t xml:space="preserve">Sigmoid activation (binary classification) </w:t>
      </w:r>
    </w:p>
    <w:p w14:paraId="73C9F3A1" w14:textId="77777777" w:rsidR="00261C3C" w:rsidRPr="00261C3C" w:rsidRDefault="00261C3C" w:rsidP="00261C3C">
      <w:pPr>
        <w:spacing w:before="100" w:beforeAutospacing="1" w:after="100" w:afterAutospacing="1" w:line="240" w:lineRule="auto"/>
        <w:outlineLvl w:val="2"/>
        <w:rPr>
          <w:rFonts w:eastAsia="Times New Roman" w:cstheme="minorHAnsi"/>
          <w:kern w:val="0"/>
          <w:sz w:val="32"/>
          <w:szCs w:val="32"/>
          <w:lang w:eastAsia="en-IN"/>
          <w14:ligatures w14:val="none"/>
        </w:rPr>
      </w:pPr>
      <w:r w:rsidRPr="00261C3C">
        <w:rPr>
          <w:rFonts w:eastAsia="Times New Roman" w:cstheme="minorHAnsi"/>
          <w:kern w:val="0"/>
          <w:sz w:val="32"/>
          <w:szCs w:val="32"/>
          <w:lang w:eastAsia="en-IN"/>
          <w14:ligatures w14:val="none"/>
        </w:rPr>
        <w:t>Why CNN?</w:t>
      </w:r>
    </w:p>
    <w:p w14:paraId="25946CCA" w14:textId="77777777" w:rsidR="00261C3C" w:rsidRPr="00261C3C" w:rsidRDefault="00261C3C" w:rsidP="00261C3C">
      <w:pPr>
        <w:numPr>
          <w:ilvl w:val="0"/>
          <w:numId w:val="21"/>
        </w:numPr>
        <w:spacing w:before="100" w:beforeAutospacing="1" w:after="100" w:afterAutospacing="1" w:line="240" w:lineRule="auto"/>
        <w:rPr>
          <w:rFonts w:eastAsia="Times New Roman" w:cstheme="minorHAnsi"/>
          <w:kern w:val="0"/>
          <w:sz w:val="32"/>
          <w:szCs w:val="32"/>
          <w:lang w:eastAsia="en-IN"/>
          <w14:ligatures w14:val="none"/>
        </w:rPr>
      </w:pPr>
      <w:r w:rsidRPr="00261C3C">
        <w:rPr>
          <w:rFonts w:eastAsia="Times New Roman" w:cstheme="minorHAnsi"/>
          <w:kern w:val="0"/>
          <w:sz w:val="32"/>
          <w:szCs w:val="32"/>
          <w:lang w:eastAsia="en-IN"/>
          <w14:ligatures w14:val="none"/>
        </w:rPr>
        <w:t xml:space="preserve">Best suited for image data </w:t>
      </w:r>
    </w:p>
    <w:p w14:paraId="4A1E3A41" w14:textId="77777777" w:rsidR="00261C3C" w:rsidRPr="00261C3C" w:rsidRDefault="00261C3C" w:rsidP="00261C3C">
      <w:pPr>
        <w:numPr>
          <w:ilvl w:val="0"/>
          <w:numId w:val="21"/>
        </w:numPr>
        <w:spacing w:before="100" w:beforeAutospacing="1" w:after="100" w:afterAutospacing="1" w:line="240" w:lineRule="auto"/>
        <w:rPr>
          <w:rFonts w:eastAsia="Times New Roman" w:cstheme="minorHAnsi"/>
          <w:kern w:val="0"/>
          <w:sz w:val="32"/>
          <w:szCs w:val="32"/>
          <w:lang w:eastAsia="en-IN"/>
          <w14:ligatures w14:val="none"/>
        </w:rPr>
      </w:pPr>
      <w:r w:rsidRPr="00261C3C">
        <w:rPr>
          <w:rFonts w:eastAsia="Times New Roman" w:cstheme="minorHAnsi"/>
          <w:kern w:val="0"/>
          <w:sz w:val="32"/>
          <w:szCs w:val="32"/>
          <w:lang w:eastAsia="en-IN"/>
          <w14:ligatures w14:val="none"/>
        </w:rPr>
        <w:t xml:space="preserve">Automatically extracts features </w:t>
      </w:r>
    </w:p>
    <w:p w14:paraId="04ADA449" w14:textId="77777777" w:rsidR="00261C3C" w:rsidRPr="00261C3C" w:rsidRDefault="00261C3C" w:rsidP="00261C3C">
      <w:pPr>
        <w:numPr>
          <w:ilvl w:val="0"/>
          <w:numId w:val="21"/>
        </w:numPr>
        <w:spacing w:before="100" w:beforeAutospacing="1" w:after="100" w:afterAutospacing="1" w:line="240" w:lineRule="auto"/>
        <w:rPr>
          <w:rFonts w:eastAsia="Times New Roman" w:cstheme="minorHAnsi"/>
          <w:kern w:val="0"/>
          <w:sz w:val="32"/>
          <w:szCs w:val="32"/>
          <w:lang w:eastAsia="en-IN"/>
          <w14:ligatures w14:val="none"/>
        </w:rPr>
      </w:pPr>
      <w:r w:rsidRPr="00261C3C">
        <w:rPr>
          <w:rFonts w:eastAsia="Times New Roman" w:cstheme="minorHAnsi"/>
          <w:kern w:val="0"/>
          <w:sz w:val="32"/>
          <w:szCs w:val="32"/>
          <w:lang w:eastAsia="en-IN"/>
          <w14:ligatures w14:val="none"/>
        </w:rPr>
        <w:t xml:space="preserve">Reduces manual effort </w:t>
      </w:r>
    </w:p>
    <w:p w14:paraId="148441BD" w14:textId="77777777" w:rsidR="00261C3C" w:rsidRPr="00261C3C" w:rsidRDefault="00261C3C" w:rsidP="00261C3C">
      <w:pPr>
        <w:spacing w:before="100" w:beforeAutospacing="1" w:after="100" w:afterAutospacing="1" w:line="240" w:lineRule="auto"/>
        <w:outlineLvl w:val="2"/>
        <w:rPr>
          <w:rFonts w:eastAsia="Times New Roman" w:cstheme="minorHAnsi"/>
          <w:kern w:val="0"/>
          <w:sz w:val="32"/>
          <w:szCs w:val="32"/>
          <w:lang w:eastAsia="en-IN"/>
          <w14:ligatures w14:val="none"/>
        </w:rPr>
      </w:pPr>
      <w:r w:rsidRPr="00261C3C">
        <w:rPr>
          <w:rFonts w:eastAsia="Times New Roman" w:cstheme="minorHAnsi"/>
          <w:kern w:val="0"/>
          <w:sz w:val="32"/>
          <w:szCs w:val="32"/>
          <w:lang w:eastAsia="en-IN"/>
          <w14:ligatures w14:val="none"/>
        </w:rPr>
        <w:t>Parameters Used:</w:t>
      </w:r>
    </w:p>
    <w:p w14:paraId="30DAB27F" w14:textId="77777777" w:rsidR="00261C3C" w:rsidRPr="00261C3C" w:rsidRDefault="00261C3C" w:rsidP="00261C3C">
      <w:pPr>
        <w:numPr>
          <w:ilvl w:val="0"/>
          <w:numId w:val="22"/>
        </w:numPr>
        <w:spacing w:before="100" w:beforeAutospacing="1" w:after="100" w:afterAutospacing="1" w:line="240" w:lineRule="auto"/>
        <w:rPr>
          <w:rFonts w:eastAsia="Times New Roman" w:cstheme="minorHAnsi"/>
          <w:kern w:val="0"/>
          <w:sz w:val="32"/>
          <w:szCs w:val="32"/>
          <w:lang w:eastAsia="en-IN"/>
          <w14:ligatures w14:val="none"/>
        </w:rPr>
      </w:pPr>
      <w:r w:rsidRPr="00261C3C">
        <w:rPr>
          <w:rFonts w:eastAsia="Times New Roman" w:cstheme="minorHAnsi"/>
          <w:kern w:val="0"/>
          <w:sz w:val="32"/>
          <w:szCs w:val="32"/>
          <w:lang w:eastAsia="en-IN"/>
          <w14:ligatures w14:val="none"/>
        </w:rPr>
        <w:t xml:space="preserve">Epochs: 10–20 </w:t>
      </w:r>
    </w:p>
    <w:p w14:paraId="50FE8CE0" w14:textId="77777777" w:rsidR="00261C3C" w:rsidRPr="00261C3C" w:rsidRDefault="00261C3C" w:rsidP="00261C3C">
      <w:pPr>
        <w:numPr>
          <w:ilvl w:val="0"/>
          <w:numId w:val="22"/>
        </w:numPr>
        <w:spacing w:before="100" w:beforeAutospacing="1" w:after="100" w:afterAutospacing="1" w:line="240" w:lineRule="auto"/>
        <w:rPr>
          <w:rFonts w:eastAsia="Times New Roman" w:cstheme="minorHAnsi"/>
          <w:kern w:val="0"/>
          <w:sz w:val="32"/>
          <w:szCs w:val="32"/>
          <w:lang w:eastAsia="en-IN"/>
          <w14:ligatures w14:val="none"/>
        </w:rPr>
      </w:pPr>
      <w:r w:rsidRPr="00261C3C">
        <w:rPr>
          <w:rFonts w:eastAsia="Times New Roman" w:cstheme="minorHAnsi"/>
          <w:kern w:val="0"/>
          <w:sz w:val="32"/>
          <w:szCs w:val="32"/>
          <w:lang w:eastAsia="en-IN"/>
          <w14:ligatures w14:val="none"/>
        </w:rPr>
        <w:t xml:space="preserve">Batch size: 32 </w:t>
      </w:r>
    </w:p>
    <w:p w14:paraId="506F45F1" w14:textId="77777777" w:rsidR="00261C3C" w:rsidRPr="00261C3C" w:rsidRDefault="00261C3C" w:rsidP="00261C3C">
      <w:pPr>
        <w:numPr>
          <w:ilvl w:val="0"/>
          <w:numId w:val="22"/>
        </w:numPr>
        <w:spacing w:before="100" w:beforeAutospacing="1" w:after="100" w:afterAutospacing="1" w:line="240" w:lineRule="auto"/>
        <w:rPr>
          <w:rFonts w:eastAsia="Times New Roman" w:cstheme="minorHAnsi"/>
          <w:kern w:val="0"/>
          <w:sz w:val="32"/>
          <w:szCs w:val="32"/>
          <w:lang w:eastAsia="en-IN"/>
          <w14:ligatures w14:val="none"/>
        </w:rPr>
      </w:pPr>
      <w:r w:rsidRPr="00261C3C">
        <w:rPr>
          <w:rFonts w:eastAsia="Times New Roman" w:cstheme="minorHAnsi"/>
          <w:kern w:val="0"/>
          <w:sz w:val="32"/>
          <w:szCs w:val="32"/>
          <w:lang w:eastAsia="en-IN"/>
          <w14:ligatures w14:val="none"/>
        </w:rPr>
        <w:t xml:space="preserve">Optimizer: Adam </w:t>
      </w:r>
    </w:p>
    <w:p w14:paraId="57DAFCDA" w14:textId="77777777" w:rsidR="00261C3C" w:rsidRPr="00261C3C" w:rsidRDefault="00261C3C" w:rsidP="00261C3C">
      <w:pPr>
        <w:numPr>
          <w:ilvl w:val="0"/>
          <w:numId w:val="22"/>
        </w:numPr>
        <w:spacing w:before="100" w:beforeAutospacing="1" w:after="100" w:afterAutospacing="1" w:line="240" w:lineRule="auto"/>
        <w:rPr>
          <w:rFonts w:eastAsia="Times New Roman" w:cstheme="minorHAnsi"/>
          <w:kern w:val="0"/>
          <w:sz w:val="32"/>
          <w:szCs w:val="32"/>
          <w:lang w:eastAsia="en-IN"/>
          <w14:ligatures w14:val="none"/>
        </w:rPr>
      </w:pPr>
      <w:r w:rsidRPr="00261C3C">
        <w:rPr>
          <w:rFonts w:eastAsia="Times New Roman" w:cstheme="minorHAnsi"/>
          <w:kern w:val="0"/>
          <w:sz w:val="32"/>
          <w:szCs w:val="32"/>
          <w:lang w:eastAsia="en-IN"/>
          <w14:ligatures w14:val="none"/>
        </w:rPr>
        <w:t xml:space="preserve">Loss: Binary </w:t>
      </w:r>
      <w:proofErr w:type="spellStart"/>
      <w:r w:rsidRPr="00261C3C">
        <w:rPr>
          <w:rFonts w:eastAsia="Times New Roman" w:cstheme="minorHAnsi"/>
          <w:kern w:val="0"/>
          <w:sz w:val="32"/>
          <w:szCs w:val="32"/>
          <w:lang w:eastAsia="en-IN"/>
          <w14:ligatures w14:val="none"/>
        </w:rPr>
        <w:t>Crossentropy</w:t>
      </w:r>
      <w:proofErr w:type="spellEnd"/>
    </w:p>
    <w:p w14:paraId="573842F9" w14:textId="77777777" w:rsidR="006777A4" w:rsidRPr="006777A4" w:rsidRDefault="006777A4" w:rsidP="00261C3C">
      <w:pPr>
        <w:rPr>
          <w:sz w:val="48"/>
          <w:szCs w:val="48"/>
        </w:rPr>
      </w:pPr>
    </w:p>
    <w:p w14:paraId="40BD3172" w14:textId="77777777" w:rsidR="00261C3C" w:rsidRDefault="00261C3C" w:rsidP="006777A4">
      <w:pPr>
        <w:jc w:val="center"/>
        <w:rPr>
          <w:sz w:val="48"/>
          <w:szCs w:val="48"/>
          <w:u w:val="single"/>
        </w:rPr>
      </w:pPr>
    </w:p>
    <w:p w14:paraId="1FA58956" w14:textId="77777777" w:rsidR="00261C3C" w:rsidRDefault="00261C3C" w:rsidP="006777A4">
      <w:pPr>
        <w:jc w:val="center"/>
        <w:rPr>
          <w:sz w:val="48"/>
          <w:szCs w:val="48"/>
          <w:u w:val="single"/>
        </w:rPr>
      </w:pPr>
    </w:p>
    <w:p w14:paraId="4DD20E53" w14:textId="77777777" w:rsidR="00261C3C" w:rsidRDefault="00261C3C" w:rsidP="006777A4">
      <w:pPr>
        <w:jc w:val="center"/>
        <w:rPr>
          <w:sz w:val="48"/>
          <w:szCs w:val="48"/>
          <w:u w:val="single"/>
        </w:rPr>
      </w:pPr>
    </w:p>
    <w:p w14:paraId="6488DD59" w14:textId="77777777" w:rsidR="00261C3C" w:rsidRDefault="00261C3C" w:rsidP="006777A4">
      <w:pPr>
        <w:jc w:val="center"/>
        <w:rPr>
          <w:sz w:val="48"/>
          <w:szCs w:val="48"/>
          <w:u w:val="single"/>
        </w:rPr>
      </w:pPr>
    </w:p>
    <w:p w14:paraId="6BF5D9A4" w14:textId="77777777" w:rsidR="00261C3C" w:rsidRDefault="00261C3C" w:rsidP="006777A4">
      <w:pPr>
        <w:jc w:val="center"/>
        <w:rPr>
          <w:sz w:val="48"/>
          <w:szCs w:val="48"/>
          <w:u w:val="single"/>
        </w:rPr>
      </w:pPr>
    </w:p>
    <w:p w14:paraId="374DFAC6" w14:textId="361F5B14" w:rsidR="0014752B" w:rsidRDefault="006777A4" w:rsidP="006777A4">
      <w:pPr>
        <w:jc w:val="center"/>
        <w:rPr>
          <w:sz w:val="48"/>
          <w:szCs w:val="48"/>
          <w:u w:val="single"/>
        </w:rPr>
      </w:pPr>
      <w:r w:rsidRPr="006777A4">
        <w:rPr>
          <w:sz w:val="48"/>
          <w:szCs w:val="48"/>
          <w:u w:val="single"/>
        </w:rPr>
        <w:lastRenderedPageBreak/>
        <w:t>IMPLE</w:t>
      </w:r>
      <w:r>
        <w:rPr>
          <w:sz w:val="48"/>
          <w:szCs w:val="48"/>
          <w:u w:val="single"/>
        </w:rPr>
        <w:t>MEN</w:t>
      </w:r>
      <w:r w:rsidRPr="006777A4">
        <w:rPr>
          <w:sz w:val="48"/>
          <w:szCs w:val="48"/>
          <w:u w:val="single"/>
        </w:rPr>
        <w:t xml:space="preserve">TATION </w:t>
      </w:r>
    </w:p>
    <w:p w14:paraId="4BE05DDA" w14:textId="77777777" w:rsidR="006B190F" w:rsidRPr="006B190F" w:rsidRDefault="006B190F" w:rsidP="006B190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B190F">
        <w:rPr>
          <w:rFonts w:ascii="Times New Roman" w:eastAsia="Times New Roman" w:hAnsi="Times New Roman" w:cs="Times New Roman"/>
          <w:kern w:val="0"/>
          <w:sz w:val="24"/>
          <w:szCs w:val="24"/>
          <w:lang w:eastAsia="en-IN"/>
          <w14:ligatures w14:val="none"/>
        </w:rPr>
        <w:t xml:space="preserve">The breast cancer detection system was implemented using </w:t>
      </w:r>
      <w:r w:rsidRPr="006B190F">
        <w:rPr>
          <w:rFonts w:ascii="Times New Roman" w:eastAsia="Times New Roman" w:hAnsi="Times New Roman" w:cs="Times New Roman"/>
          <w:b/>
          <w:bCs/>
          <w:kern w:val="0"/>
          <w:sz w:val="24"/>
          <w:szCs w:val="24"/>
          <w:lang w:eastAsia="en-IN"/>
          <w14:ligatures w14:val="none"/>
        </w:rPr>
        <w:t>Python</w:t>
      </w:r>
      <w:r w:rsidRPr="006B190F">
        <w:rPr>
          <w:rFonts w:ascii="Times New Roman" w:eastAsia="Times New Roman" w:hAnsi="Times New Roman" w:cs="Times New Roman"/>
          <w:kern w:val="0"/>
          <w:sz w:val="24"/>
          <w:szCs w:val="24"/>
          <w:lang w:eastAsia="en-IN"/>
          <w14:ligatures w14:val="none"/>
        </w:rPr>
        <w:t xml:space="preserve"> with deep learning libraries such as </w:t>
      </w:r>
      <w:r w:rsidRPr="006B190F">
        <w:rPr>
          <w:rFonts w:ascii="Times New Roman" w:eastAsia="Times New Roman" w:hAnsi="Times New Roman" w:cs="Times New Roman"/>
          <w:b/>
          <w:bCs/>
          <w:kern w:val="0"/>
          <w:sz w:val="24"/>
          <w:szCs w:val="24"/>
          <w:lang w:eastAsia="en-IN"/>
          <w14:ligatures w14:val="none"/>
        </w:rPr>
        <w:t>TensorFlow</w:t>
      </w:r>
      <w:r w:rsidRPr="006B190F">
        <w:rPr>
          <w:rFonts w:ascii="Times New Roman" w:eastAsia="Times New Roman" w:hAnsi="Times New Roman" w:cs="Times New Roman"/>
          <w:kern w:val="0"/>
          <w:sz w:val="24"/>
          <w:szCs w:val="24"/>
          <w:lang w:eastAsia="en-IN"/>
          <w14:ligatures w14:val="none"/>
        </w:rPr>
        <w:t xml:space="preserve"> and </w:t>
      </w:r>
      <w:proofErr w:type="spellStart"/>
      <w:r w:rsidRPr="006B190F">
        <w:rPr>
          <w:rFonts w:ascii="Times New Roman" w:eastAsia="Times New Roman" w:hAnsi="Times New Roman" w:cs="Times New Roman"/>
          <w:b/>
          <w:bCs/>
          <w:kern w:val="0"/>
          <w:sz w:val="24"/>
          <w:szCs w:val="24"/>
          <w:lang w:eastAsia="en-IN"/>
          <w14:ligatures w14:val="none"/>
        </w:rPr>
        <w:t>Keras</w:t>
      </w:r>
      <w:proofErr w:type="spellEnd"/>
      <w:r w:rsidRPr="006B190F">
        <w:rPr>
          <w:rFonts w:ascii="Times New Roman" w:eastAsia="Times New Roman" w:hAnsi="Times New Roman" w:cs="Times New Roman"/>
          <w:kern w:val="0"/>
          <w:sz w:val="24"/>
          <w:szCs w:val="24"/>
          <w:lang w:eastAsia="en-IN"/>
          <w14:ligatures w14:val="none"/>
        </w:rPr>
        <w:t>. The implementation follows a structured pipeline consisting of data loading, preprocessing, model building, training, and evaluation.</w:t>
      </w:r>
    </w:p>
    <w:p w14:paraId="797D4018" w14:textId="77777777" w:rsidR="006B190F" w:rsidRPr="006B190F" w:rsidRDefault="006B190F" w:rsidP="006B190F">
      <w:pPr>
        <w:spacing w:after="0" w:line="240" w:lineRule="auto"/>
        <w:rPr>
          <w:rFonts w:ascii="Times New Roman" w:eastAsia="Times New Roman" w:hAnsi="Times New Roman" w:cs="Times New Roman"/>
          <w:kern w:val="0"/>
          <w:sz w:val="24"/>
          <w:szCs w:val="24"/>
          <w:lang w:eastAsia="en-IN"/>
          <w14:ligatures w14:val="none"/>
        </w:rPr>
      </w:pPr>
      <w:r w:rsidRPr="006B190F">
        <w:rPr>
          <w:rFonts w:ascii="Times New Roman" w:eastAsia="Times New Roman" w:hAnsi="Times New Roman" w:cs="Times New Roman"/>
          <w:kern w:val="0"/>
          <w:sz w:val="24"/>
          <w:szCs w:val="24"/>
          <w:lang w:eastAsia="en-IN"/>
          <w14:ligatures w14:val="none"/>
        </w:rPr>
        <w:pict w14:anchorId="22A93325">
          <v:rect id="_x0000_i1029" style="width:0;height:1.5pt" o:hralign="center" o:hrstd="t" o:hr="t" fillcolor="#a0a0a0" stroked="f"/>
        </w:pict>
      </w:r>
    </w:p>
    <w:p w14:paraId="5510D8FF" w14:textId="77777777" w:rsidR="006B190F" w:rsidRPr="006B190F" w:rsidRDefault="006B190F" w:rsidP="006B190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B190F">
        <w:rPr>
          <w:rFonts w:ascii="Times New Roman" w:eastAsia="Times New Roman" w:hAnsi="Times New Roman" w:cs="Times New Roman"/>
          <w:b/>
          <w:bCs/>
          <w:kern w:val="0"/>
          <w:sz w:val="27"/>
          <w:szCs w:val="27"/>
          <w:lang w:eastAsia="en-IN"/>
          <w14:ligatures w14:val="none"/>
        </w:rPr>
        <w:t>1. Importing Required Libraries</w:t>
      </w:r>
    </w:p>
    <w:p w14:paraId="02618748" w14:textId="77777777" w:rsidR="006B190F" w:rsidRPr="006B190F" w:rsidRDefault="006B190F" w:rsidP="006B190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B190F">
        <w:rPr>
          <w:rFonts w:ascii="Times New Roman" w:eastAsia="Times New Roman" w:hAnsi="Times New Roman" w:cs="Times New Roman"/>
          <w:kern w:val="0"/>
          <w:sz w:val="24"/>
          <w:szCs w:val="24"/>
          <w:lang w:eastAsia="en-IN"/>
          <w14:ligatures w14:val="none"/>
        </w:rPr>
        <w:t>First, all necessary libraries for handling data, image processing, and deep learning were imported:</w:t>
      </w:r>
    </w:p>
    <w:p w14:paraId="728F840F" w14:textId="77777777" w:rsidR="006B190F" w:rsidRPr="006B190F" w:rsidRDefault="006B190F" w:rsidP="006B19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B190F">
        <w:rPr>
          <w:rFonts w:ascii="Courier New" w:eastAsia="Times New Roman" w:hAnsi="Courier New" w:cs="Courier New"/>
          <w:kern w:val="0"/>
          <w:sz w:val="20"/>
          <w:szCs w:val="20"/>
          <w:lang w:eastAsia="en-IN"/>
          <w14:ligatures w14:val="none"/>
        </w:rPr>
        <w:t xml:space="preserve">import </w:t>
      </w:r>
      <w:proofErr w:type="spellStart"/>
      <w:r w:rsidRPr="006B190F">
        <w:rPr>
          <w:rFonts w:ascii="Courier New" w:eastAsia="Times New Roman" w:hAnsi="Courier New" w:cs="Courier New"/>
          <w:kern w:val="0"/>
          <w:sz w:val="20"/>
          <w:szCs w:val="20"/>
          <w:lang w:eastAsia="en-IN"/>
          <w14:ligatures w14:val="none"/>
        </w:rPr>
        <w:t>numpy</w:t>
      </w:r>
      <w:proofErr w:type="spellEnd"/>
      <w:r w:rsidRPr="006B190F">
        <w:rPr>
          <w:rFonts w:ascii="Courier New" w:eastAsia="Times New Roman" w:hAnsi="Courier New" w:cs="Courier New"/>
          <w:kern w:val="0"/>
          <w:sz w:val="20"/>
          <w:szCs w:val="20"/>
          <w:lang w:eastAsia="en-IN"/>
          <w14:ligatures w14:val="none"/>
        </w:rPr>
        <w:t xml:space="preserve"> as np</w:t>
      </w:r>
      <w:r w:rsidRPr="006B190F">
        <w:rPr>
          <w:rFonts w:ascii="Courier New" w:eastAsia="Times New Roman" w:hAnsi="Courier New" w:cs="Courier New"/>
          <w:kern w:val="0"/>
          <w:sz w:val="20"/>
          <w:szCs w:val="20"/>
          <w:lang w:eastAsia="en-IN"/>
          <w14:ligatures w14:val="none"/>
        </w:rPr>
        <w:br/>
        <w:t>import pandas as pd</w:t>
      </w:r>
      <w:r w:rsidRPr="006B190F">
        <w:rPr>
          <w:rFonts w:ascii="Courier New" w:eastAsia="Times New Roman" w:hAnsi="Courier New" w:cs="Courier New"/>
          <w:kern w:val="0"/>
          <w:sz w:val="20"/>
          <w:szCs w:val="20"/>
          <w:lang w:eastAsia="en-IN"/>
          <w14:ligatures w14:val="none"/>
        </w:rPr>
        <w:br/>
        <w:t xml:space="preserve">import </w:t>
      </w:r>
      <w:proofErr w:type="spellStart"/>
      <w:proofErr w:type="gramStart"/>
      <w:r w:rsidRPr="006B190F">
        <w:rPr>
          <w:rFonts w:ascii="Courier New" w:eastAsia="Times New Roman" w:hAnsi="Courier New" w:cs="Courier New"/>
          <w:kern w:val="0"/>
          <w:sz w:val="20"/>
          <w:szCs w:val="20"/>
          <w:lang w:eastAsia="en-IN"/>
          <w14:ligatures w14:val="none"/>
        </w:rPr>
        <w:t>matplotlib.pyplot</w:t>
      </w:r>
      <w:proofErr w:type="spellEnd"/>
      <w:proofErr w:type="gramEnd"/>
      <w:r w:rsidRPr="006B190F">
        <w:rPr>
          <w:rFonts w:ascii="Courier New" w:eastAsia="Times New Roman" w:hAnsi="Courier New" w:cs="Courier New"/>
          <w:kern w:val="0"/>
          <w:sz w:val="20"/>
          <w:szCs w:val="20"/>
          <w:lang w:eastAsia="en-IN"/>
          <w14:ligatures w14:val="none"/>
        </w:rPr>
        <w:t xml:space="preserve"> as </w:t>
      </w:r>
      <w:proofErr w:type="spellStart"/>
      <w:r w:rsidRPr="006B190F">
        <w:rPr>
          <w:rFonts w:ascii="Courier New" w:eastAsia="Times New Roman" w:hAnsi="Courier New" w:cs="Courier New"/>
          <w:kern w:val="0"/>
          <w:sz w:val="20"/>
          <w:szCs w:val="20"/>
          <w:lang w:eastAsia="en-IN"/>
          <w14:ligatures w14:val="none"/>
        </w:rPr>
        <w:t>plt</w:t>
      </w:r>
      <w:proofErr w:type="spellEnd"/>
      <w:r w:rsidRPr="006B190F">
        <w:rPr>
          <w:rFonts w:ascii="Courier New" w:eastAsia="Times New Roman" w:hAnsi="Courier New" w:cs="Courier New"/>
          <w:kern w:val="0"/>
          <w:sz w:val="20"/>
          <w:szCs w:val="20"/>
          <w:lang w:eastAsia="en-IN"/>
          <w14:ligatures w14:val="none"/>
        </w:rPr>
        <w:br/>
        <w:t xml:space="preserve">import </w:t>
      </w:r>
      <w:proofErr w:type="spellStart"/>
      <w:r w:rsidRPr="006B190F">
        <w:rPr>
          <w:rFonts w:ascii="Courier New" w:eastAsia="Times New Roman" w:hAnsi="Courier New" w:cs="Courier New"/>
          <w:kern w:val="0"/>
          <w:sz w:val="20"/>
          <w:szCs w:val="20"/>
          <w:lang w:eastAsia="en-IN"/>
          <w14:ligatures w14:val="none"/>
        </w:rPr>
        <w:t>os</w:t>
      </w:r>
      <w:proofErr w:type="spellEnd"/>
      <w:r w:rsidRPr="006B190F">
        <w:rPr>
          <w:rFonts w:ascii="Courier New" w:eastAsia="Times New Roman" w:hAnsi="Courier New" w:cs="Courier New"/>
          <w:kern w:val="0"/>
          <w:sz w:val="20"/>
          <w:szCs w:val="20"/>
          <w:lang w:eastAsia="en-IN"/>
          <w14:ligatures w14:val="none"/>
        </w:rPr>
        <w:br/>
      </w:r>
      <w:r w:rsidRPr="006B190F">
        <w:rPr>
          <w:rFonts w:ascii="Courier New" w:eastAsia="Times New Roman" w:hAnsi="Courier New" w:cs="Courier New"/>
          <w:kern w:val="0"/>
          <w:sz w:val="20"/>
          <w:szCs w:val="20"/>
          <w:lang w:eastAsia="en-IN"/>
          <w14:ligatures w14:val="none"/>
        </w:rPr>
        <w:br/>
        <w:t xml:space="preserve">from </w:t>
      </w:r>
      <w:proofErr w:type="spellStart"/>
      <w:proofErr w:type="gramStart"/>
      <w:r w:rsidRPr="006B190F">
        <w:rPr>
          <w:rFonts w:ascii="Courier New" w:eastAsia="Times New Roman" w:hAnsi="Courier New" w:cs="Courier New"/>
          <w:kern w:val="0"/>
          <w:sz w:val="20"/>
          <w:szCs w:val="20"/>
          <w:lang w:eastAsia="en-IN"/>
          <w14:ligatures w14:val="none"/>
        </w:rPr>
        <w:t>tensorflow.keras</w:t>
      </w:r>
      <w:proofErr w:type="gramEnd"/>
      <w:r w:rsidRPr="006B190F">
        <w:rPr>
          <w:rFonts w:ascii="Courier New" w:eastAsia="Times New Roman" w:hAnsi="Courier New" w:cs="Courier New"/>
          <w:kern w:val="0"/>
          <w:sz w:val="20"/>
          <w:szCs w:val="20"/>
          <w:lang w:eastAsia="en-IN"/>
          <w14:ligatures w14:val="none"/>
        </w:rPr>
        <w:t>.models</w:t>
      </w:r>
      <w:proofErr w:type="spellEnd"/>
      <w:r w:rsidRPr="006B190F">
        <w:rPr>
          <w:rFonts w:ascii="Courier New" w:eastAsia="Times New Roman" w:hAnsi="Courier New" w:cs="Courier New"/>
          <w:kern w:val="0"/>
          <w:sz w:val="20"/>
          <w:szCs w:val="20"/>
          <w:lang w:eastAsia="en-IN"/>
          <w14:ligatures w14:val="none"/>
        </w:rPr>
        <w:t xml:space="preserve"> import Sequential</w:t>
      </w:r>
      <w:r w:rsidRPr="006B190F">
        <w:rPr>
          <w:rFonts w:ascii="Courier New" w:eastAsia="Times New Roman" w:hAnsi="Courier New" w:cs="Courier New"/>
          <w:kern w:val="0"/>
          <w:sz w:val="20"/>
          <w:szCs w:val="20"/>
          <w:lang w:eastAsia="en-IN"/>
          <w14:ligatures w14:val="none"/>
        </w:rPr>
        <w:br/>
        <w:t xml:space="preserve">from </w:t>
      </w:r>
      <w:proofErr w:type="spellStart"/>
      <w:proofErr w:type="gramStart"/>
      <w:r w:rsidRPr="006B190F">
        <w:rPr>
          <w:rFonts w:ascii="Courier New" w:eastAsia="Times New Roman" w:hAnsi="Courier New" w:cs="Courier New"/>
          <w:kern w:val="0"/>
          <w:sz w:val="20"/>
          <w:szCs w:val="20"/>
          <w:lang w:eastAsia="en-IN"/>
          <w14:ligatures w14:val="none"/>
        </w:rPr>
        <w:t>tensorflow.keras</w:t>
      </w:r>
      <w:proofErr w:type="gramEnd"/>
      <w:r w:rsidRPr="006B190F">
        <w:rPr>
          <w:rFonts w:ascii="Courier New" w:eastAsia="Times New Roman" w:hAnsi="Courier New" w:cs="Courier New"/>
          <w:kern w:val="0"/>
          <w:sz w:val="20"/>
          <w:szCs w:val="20"/>
          <w:lang w:eastAsia="en-IN"/>
          <w14:ligatures w14:val="none"/>
        </w:rPr>
        <w:t>.layers</w:t>
      </w:r>
      <w:proofErr w:type="spellEnd"/>
      <w:r w:rsidRPr="006B190F">
        <w:rPr>
          <w:rFonts w:ascii="Courier New" w:eastAsia="Times New Roman" w:hAnsi="Courier New" w:cs="Courier New"/>
          <w:kern w:val="0"/>
          <w:sz w:val="20"/>
          <w:szCs w:val="20"/>
          <w:lang w:eastAsia="en-IN"/>
          <w14:ligatures w14:val="none"/>
        </w:rPr>
        <w:t xml:space="preserve"> import Conv2D, MaxPooling2D, Flatten, Dense, Dropout</w:t>
      </w:r>
      <w:r w:rsidRPr="006B190F">
        <w:rPr>
          <w:rFonts w:ascii="Courier New" w:eastAsia="Times New Roman" w:hAnsi="Courier New" w:cs="Courier New"/>
          <w:kern w:val="0"/>
          <w:sz w:val="20"/>
          <w:szCs w:val="20"/>
          <w:lang w:eastAsia="en-IN"/>
          <w14:ligatures w14:val="none"/>
        </w:rPr>
        <w:br/>
        <w:t xml:space="preserve">from </w:t>
      </w:r>
      <w:proofErr w:type="spellStart"/>
      <w:proofErr w:type="gramStart"/>
      <w:r w:rsidRPr="006B190F">
        <w:rPr>
          <w:rFonts w:ascii="Courier New" w:eastAsia="Times New Roman" w:hAnsi="Courier New" w:cs="Courier New"/>
          <w:kern w:val="0"/>
          <w:sz w:val="20"/>
          <w:szCs w:val="20"/>
          <w:lang w:eastAsia="en-IN"/>
          <w14:ligatures w14:val="none"/>
        </w:rPr>
        <w:t>tensorflow.keras</w:t>
      </w:r>
      <w:proofErr w:type="gramEnd"/>
      <w:r w:rsidRPr="006B190F">
        <w:rPr>
          <w:rFonts w:ascii="Courier New" w:eastAsia="Times New Roman" w:hAnsi="Courier New" w:cs="Courier New"/>
          <w:kern w:val="0"/>
          <w:sz w:val="20"/>
          <w:szCs w:val="20"/>
          <w:lang w:eastAsia="en-IN"/>
          <w14:ligatures w14:val="none"/>
        </w:rPr>
        <w:t>.</w:t>
      </w:r>
      <w:proofErr w:type="gramStart"/>
      <w:r w:rsidRPr="006B190F">
        <w:rPr>
          <w:rFonts w:ascii="Courier New" w:eastAsia="Times New Roman" w:hAnsi="Courier New" w:cs="Courier New"/>
          <w:kern w:val="0"/>
          <w:sz w:val="20"/>
          <w:szCs w:val="20"/>
          <w:lang w:eastAsia="en-IN"/>
          <w14:ligatures w14:val="none"/>
        </w:rPr>
        <w:t>preprocessing.image</w:t>
      </w:r>
      <w:proofErr w:type="spellEnd"/>
      <w:proofErr w:type="gramEnd"/>
      <w:r w:rsidRPr="006B190F">
        <w:rPr>
          <w:rFonts w:ascii="Courier New" w:eastAsia="Times New Roman" w:hAnsi="Courier New" w:cs="Courier New"/>
          <w:kern w:val="0"/>
          <w:sz w:val="20"/>
          <w:szCs w:val="20"/>
          <w:lang w:eastAsia="en-IN"/>
          <w14:ligatures w14:val="none"/>
        </w:rPr>
        <w:t xml:space="preserve"> import </w:t>
      </w:r>
      <w:proofErr w:type="spellStart"/>
      <w:r w:rsidRPr="006B190F">
        <w:rPr>
          <w:rFonts w:ascii="Courier New" w:eastAsia="Times New Roman" w:hAnsi="Courier New" w:cs="Courier New"/>
          <w:kern w:val="0"/>
          <w:sz w:val="20"/>
          <w:szCs w:val="20"/>
          <w:lang w:eastAsia="en-IN"/>
          <w14:ligatures w14:val="none"/>
        </w:rPr>
        <w:t>ImageDataGenerator</w:t>
      </w:r>
      <w:proofErr w:type="spellEnd"/>
      <w:r w:rsidRPr="006B190F">
        <w:rPr>
          <w:rFonts w:ascii="Courier New" w:eastAsia="Times New Roman" w:hAnsi="Courier New" w:cs="Courier New"/>
          <w:kern w:val="0"/>
          <w:sz w:val="20"/>
          <w:szCs w:val="20"/>
          <w:lang w:eastAsia="en-IN"/>
          <w14:ligatures w14:val="none"/>
        </w:rPr>
        <w:br/>
        <w:t xml:space="preserve">from </w:t>
      </w:r>
      <w:proofErr w:type="spellStart"/>
      <w:proofErr w:type="gramStart"/>
      <w:r w:rsidRPr="006B190F">
        <w:rPr>
          <w:rFonts w:ascii="Courier New" w:eastAsia="Times New Roman" w:hAnsi="Courier New" w:cs="Courier New"/>
          <w:kern w:val="0"/>
          <w:sz w:val="20"/>
          <w:szCs w:val="20"/>
          <w:lang w:eastAsia="en-IN"/>
          <w14:ligatures w14:val="none"/>
        </w:rPr>
        <w:t>tensorflow.keras</w:t>
      </w:r>
      <w:proofErr w:type="gramEnd"/>
      <w:r w:rsidRPr="006B190F">
        <w:rPr>
          <w:rFonts w:ascii="Courier New" w:eastAsia="Times New Roman" w:hAnsi="Courier New" w:cs="Courier New"/>
          <w:kern w:val="0"/>
          <w:sz w:val="20"/>
          <w:szCs w:val="20"/>
          <w:lang w:eastAsia="en-IN"/>
          <w14:ligatures w14:val="none"/>
        </w:rPr>
        <w:t>.optimizers</w:t>
      </w:r>
      <w:proofErr w:type="spellEnd"/>
      <w:r w:rsidRPr="006B190F">
        <w:rPr>
          <w:rFonts w:ascii="Courier New" w:eastAsia="Times New Roman" w:hAnsi="Courier New" w:cs="Courier New"/>
          <w:kern w:val="0"/>
          <w:sz w:val="20"/>
          <w:szCs w:val="20"/>
          <w:lang w:eastAsia="en-IN"/>
          <w14:ligatures w14:val="none"/>
        </w:rPr>
        <w:t xml:space="preserve"> import Adam</w:t>
      </w:r>
    </w:p>
    <w:p w14:paraId="06CA286B" w14:textId="77777777" w:rsidR="006B190F" w:rsidRPr="006B190F" w:rsidRDefault="006B190F" w:rsidP="006B190F">
      <w:pPr>
        <w:spacing w:after="0" w:line="240" w:lineRule="auto"/>
        <w:rPr>
          <w:rFonts w:ascii="Times New Roman" w:eastAsia="Times New Roman" w:hAnsi="Times New Roman" w:cs="Times New Roman"/>
          <w:kern w:val="0"/>
          <w:sz w:val="24"/>
          <w:szCs w:val="24"/>
          <w:lang w:eastAsia="en-IN"/>
          <w14:ligatures w14:val="none"/>
        </w:rPr>
      </w:pPr>
      <w:r w:rsidRPr="006B190F">
        <w:rPr>
          <w:rFonts w:ascii="Times New Roman" w:eastAsia="Times New Roman" w:hAnsi="Times New Roman" w:cs="Times New Roman"/>
          <w:kern w:val="0"/>
          <w:sz w:val="24"/>
          <w:szCs w:val="24"/>
          <w:lang w:eastAsia="en-IN"/>
          <w14:ligatures w14:val="none"/>
        </w:rPr>
        <w:pict w14:anchorId="501BDE1E">
          <v:rect id="_x0000_i1030" style="width:0;height:1.5pt" o:hralign="center" o:hrstd="t" o:hr="t" fillcolor="#a0a0a0" stroked="f"/>
        </w:pict>
      </w:r>
    </w:p>
    <w:p w14:paraId="147D49BF" w14:textId="77777777" w:rsidR="006B190F" w:rsidRPr="006B190F" w:rsidRDefault="006B190F" w:rsidP="006B190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B190F">
        <w:rPr>
          <w:rFonts w:ascii="Times New Roman" w:eastAsia="Times New Roman" w:hAnsi="Times New Roman" w:cs="Times New Roman"/>
          <w:b/>
          <w:bCs/>
          <w:kern w:val="0"/>
          <w:sz w:val="27"/>
          <w:szCs w:val="27"/>
          <w:lang w:eastAsia="en-IN"/>
          <w14:ligatures w14:val="none"/>
        </w:rPr>
        <w:t>2. Loading the Dataset</w:t>
      </w:r>
    </w:p>
    <w:p w14:paraId="2582D2B2" w14:textId="77777777" w:rsidR="006B190F" w:rsidRPr="006B190F" w:rsidRDefault="006B190F" w:rsidP="006B190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B190F">
        <w:rPr>
          <w:rFonts w:ascii="Times New Roman" w:eastAsia="Times New Roman" w:hAnsi="Times New Roman" w:cs="Times New Roman"/>
          <w:kern w:val="0"/>
          <w:sz w:val="24"/>
          <w:szCs w:val="24"/>
          <w:lang w:eastAsia="en-IN"/>
          <w14:ligatures w14:val="none"/>
        </w:rPr>
        <w:t xml:space="preserve">The IDC dataset was organized into directories containing </w:t>
      </w:r>
      <w:r w:rsidRPr="006B190F">
        <w:rPr>
          <w:rFonts w:ascii="Times New Roman" w:eastAsia="Times New Roman" w:hAnsi="Times New Roman" w:cs="Times New Roman"/>
          <w:b/>
          <w:bCs/>
          <w:kern w:val="0"/>
          <w:sz w:val="24"/>
          <w:szCs w:val="24"/>
          <w:lang w:eastAsia="en-IN"/>
          <w14:ligatures w14:val="none"/>
        </w:rPr>
        <w:t>benign (0)</w:t>
      </w:r>
      <w:r w:rsidRPr="006B190F">
        <w:rPr>
          <w:rFonts w:ascii="Times New Roman" w:eastAsia="Times New Roman" w:hAnsi="Times New Roman" w:cs="Times New Roman"/>
          <w:kern w:val="0"/>
          <w:sz w:val="24"/>
          <w:szCs w:val="24"/>
          <w:lang w:eastAsia="en-IN"/>
          <w14:ligatures w14:val="none"/>
        </w:rPr>
        <w:t xml:space="preserve"> and </w:t>
      </w:r>
      <w:r w:rsidRPr="006B190F">
        <w:rPr>
          <w:rFonts w:ascii="Times New Roman" w:eastAsia="Times New Roman" w:hAnsi="Times New Roman" w:cs="Times New Roman"/>
          <w:b/>
          <w:bCs/>
          <w:kern w:val="0"/>
          <w:sz w:val="24"/>
          <w:szCs w:val="24"/>
          <w:lang w:eastAsia="en-IN"/>
          <w14:ligatures w14:val="none"/>
        </w:rPr>
        <w:t>malignant (1)</w:t>
      </w:r>
      <w:r w:rsidRPr="006B190F">
        <w:rPr>
          <w:rFonts w:ascii="Times New Roman" w:eastAsia="Times New Roman" w:hAnsi="Times New Roman" w:cs="Times New Roman"/>
          <w:kern w:val="0"/>
          <w:sz w:val="24"/>
          <w:szCs w:val="24"/>
          <w:lang w:eastAsia="en-IN"/>
          <w14:ligatures w14:val="none"/>
        </w:rPr>
        <w:t xml:space="preserve"> images.</w:t>
      </w:r>
    </w:p>
    <w:p w14:paraId="26D9B3E2" w14:textId="77777777" w:rsidR="006B190F" w:rsidRPr="006B190F" w:rsidRDefault="006B190F" w:rsidP="006B19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6B190F">
        <w:rPr>
          <w:rFonts w:ascii="Courier New" w:eastAsia="Times New Roman" w:hAnsi="Courier New" w:cs="Courier New"/>
          <w:kern w:val="0"/>
          <w:sz w:val="20"/>
          <w:szCs w:val="20"/>
          <w:lang w:eastAsia="en-IN"/>
          <w14:ligatures w14:val="none"/>
        </w:rPr>
        <w:t>train_dir</w:t>
      </w:r>
      <w:proofErr w:type="spellEnd"/>
      <w:r w:rsidRPr="006B190F">
        <w:rPr>
          <w:rFonts w:ascii="Courier New" w:eastAsia="Times New Roman" w:hAnsi="Courier New" w:cs="Courier New"/>
          <w:kern w:val="0"/>
          <w:sz w:val="20"/>
          <w:szCs w:val="20"/>
          <w:lang w:eastAsia="en-IN"/>
          <w14:ligatures w14:val="none"/>
        </w:rPr>
        <w:t xml:space="preserve"> = "dataset/train"</w:t>
      </w:r>
      <w:r w:rsidRPr="006B190F">
        <w:rPr>
          <w:rFonts w:ascii="Courier New" w:eastAsia="Times New Roman" w:hAnsi="Courier New" w:cs="Courier New"/>
          <w:kern w:val="0"/>
          <w:sz w:val="20"/>
          <w:szCs w:val="20"/>
          <w:lang w:eastAsia="en-IN"/>
          <w14:ligatures w14:val="none"/>
        </w:rPr>
        <w:br/>
      </w:r>
      <w:proofErr w:type="spellStart"/>
      <w:r w:rsidRPr="006B190F">
        <w:rPr>
          <w:rFonts w:ascii="Courier New" w:eastAsia="Times New Roman" w:hAnsi="Courier New" w:cs="Courier New"/>
          <w:kern w:val="0"/>
          <w:sz w:val="20"/>
          <w:szCs w:val="20"/>
          <w:lang w:eastAsia="en-IN"/>
          <w14:ligatures w14:val="none"/>
        </w:rPr>
        <w:t>test_dir</w:t>
      </w:r>
      <w:proofErr w:type="spellEnd"/>
      <w:r w:rsidRPr="006B190F">
        <w:rPr>
          <w:rFonts w:ascii="Courier New" w:eastAsia="Times New Roman" w:hAnsi="Courier New" w:cs="Courier New"/>
          <w:kern w:val="0"/>
          <w:sz w:val="20"/>
          <w:szCs w:val="20"/>
          <w:lang w:eastAsia="en-IN"/>
          <w14:ligatures w14:val="none"/>
        </w:rPr>
        <w:t xml:space="preserve"> = "dataset/test"</w:t>
      </w:r>
    </w:p>
    <w:p w14:paraId="08D6A7F1" w14:textId="77777777" w:rsidR="006B190F" w:rsidRPr="006B190F" w:rsidRDefault="006B190F" w:rsidP="006B190F">
      <w:pPr>
        <w:spacing w:after="0" w:line="240" w:lineRule="auto"/>
        <w:rPr>
          <w:rFonts w:ascii="Times New Roman" w:eastAsia="Times New Roman" w:hAnsi="Times New Roman" w:cs="Times New Roman"/>
          <w:kern w:val="0"/>
          <w:sz w:val="24"/>
          <w:szCs w:val="24"/>
          <w:lang w:eastAsia="en-IN"/>
          <w14:ligatures w14:val="none"/>
        </w:rPr>
      </w:pPr>
      <w:r w:rsidRPr="006B190F">
        <w:rPr>
          <w:rFonts w:ascii="Times New Roman" w:eastAsia="Times New Roman" w:hAnsi="Times New Roman" w:cs="Times New Roman"/>
          <w:kern w:val="0"/>
          <w:sz w:val="24"/>
          <w:szCs w:val="24"/>
          <w:lang w:eastAsia="en-IN"/>
          <w14:ligatures w14:val="none"/>
        </w:rPr>
        <w:pict w14:anchorId="58251045">
          <v:rect id="_x0000_i1031" style="width:0;height:1.5pt" o:hralign="center" o:hrstd="t" o:hr="t" fillcolor="#a0a0a0" stroked="f"/>
        </w:pict>
      </w:r>
    </w:p>
    <w:p w14:paraId="2DF57CED" w14:textId="77777777" w:rsidR="006B190F" w:rsidRPr="006B190F" w:rsidRDefault="006B190F" w:rsidP="006B190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B190F">
        <w:rPr>
          <w:rFonts w:ascii="Times New Roman" w:eastAsia="Times New Roman" w:hAnsi="Times New Roman" w:cs="Times New Roman"/>
          <w:b/>
          <w:bCs/>
          <w:kern w:val="0"/>
          <w:sz w:val="27"/>
          <w:szCs w:val="27"/>
          <w:lang w:eastAsia="en-IN"/>
          <w14:ligatures w14:val="none"/>
        </w:rPr>
        <w:t>3. Data Preprocessing and Augmentation</w:t>
      </w:r>
    </w:p>
    <w:p w14:paraId="3DC668AA" w14:textId="77777777" w:rsidR="006B190F" w:rsidRPr="006B190F" w:rsidRDefault="006B190F" w:rsidP="006B190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B190F">
        <w:rPr>
          <w:rFonts w:ascii="Times New Roman" w:eastAsia="Times New Roman" w:hAnsi="Times New Roman" w:cs="Times New Roman"/>
          <w:kern w:val="0"/>
          <w:sz w:val="24"/>
          <w:szCs w:val="24"/>
          <w:lang w:eastAsia="en-IN"/>
          <w14:ligatures w14:val="none"/>
        </w:rPr>
        <w:t>Image preprocessing is essential to improve model performance and prevent overfitting.</w:t>
      </w:r>
    </w:p>
    <w:p w14:paraId="7FAA100E" w14:textId="77777777" w:rsidR="006B190F" w:rsidRPr="006B190F" w:rsidRDefault="006B190F" w:rsidP="006B190F">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B190F">
        <w:rPr>
          <w:rFonts w:ascii="Times New Roman" w:eastAsia="Times New Roman" w:hAnsi="Times New Roman" w:cs="Times New Roman"/>
          <w:kern w:val="0"/>
          <w:sz w:val="24"/>
          <w:szCs w:val="24"/>
          <w:lang w:eastAsia="en-IN"/>
          <w14:ligatures w14:val="none"/>
        </w:rPr>
        <w:t xml:space="preserve">Rescaling pixel values (0–255 → 0–1) </w:t>
      </w:r>
    </w:p>
    <w:p w14:paraId="3A36E22C" w14:textId="77777777" w:rsidR="006B190F" w:rsidRPr="006B190F" w:rsidRDefault="006B190F" w:rsidP="006B190F">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B190F">
        <w:rPr>
          <w:rFonts w:ascii="Times New Roman" w:eastAsia="Times New Roman" w:hAnsi="Times New Roman" w:cs="Times New Roman"/>
          <w:kern w:val="0"/>
          <w:sz w:val="24"/>
          <w:szCs w:val="24"/>
          <w:lang w:eastAsia="en-IN"/>
          <w14:ligatures w14:val="none"/>
        </w:rPr>
        <w:t xml:space="preserve">Data augmentation (rotation, flipping, zooming) </w:t>
      </w:r>
    </w:p>
    <w:p w14:paraId="668F79D7" w14:textId="77777777" w:rsidR="006B190F" w:rsidRPr="006B190F" w:rsidRDefault="006B190F" w:rsidP="006B19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6B190F">
        <w:rPr>
          <w:rFonts w:ascii="Courier New" w:eastAsia="Times New Roman" w:hAnsi="Courier New" w:cs="Courier New"/>
          <w:kern w:val="0"/>
          <w:sz w:val="20"/>
          <w:szCs w:val="20"/>
          <w:lang w:eastAsia="en-IN"/>
          <w14:ligatures w14:val="none"/>
        </w:rPr>
        <w:t>train_datagen</w:t>
      </w:r>
      <w:proofErr w:type="spellEnd"/>
      <w:r w:rsidRPr="006B190F">
        <w:rPr>
          <w:rFonts w:ascii="Courier New" w:eastAsia="Times New Roman" w:hAnsi="Courier New" w:cs="Courier New"/>
          <w:kern w:val="0"/>
          <w:sz w:val="20"/>
          <w:szCs w:val="20"/>
          <w:lang w:eastAsia="en-IN"/>
          <w14:ligatures w14:val="none"/>
        </w:rPr>
        <w:t xml:space="preserve"> = </w:t>
      </w:r>
      <w:proofErr w:type="spellStart"/>
      <w:r w:rsidRPr="006B190F">
        <w:rPr>
          <w:rFonts w:ascii="Courier New" w:eastAsia="Times New Roman" w:hAnsi="Courier New" w:cs="Courier New"/>
          <w:kern w:val="0"/>
          <w:sz w:val="20"/>
          <w:szCs w:val="20"/>
          <w:lang w:eastAsia="en-IN"/>
          <w14:ligatures w14:val="none"/>
        </w:rPr>
        <w:t>ImageDataGenerator</w:t>
      </w:r>
      <w:proofErr w:type="spellEnd"/>
      <w:r w:rsidRPr="006B190F">
        <w:rPr>
          <w:rFonts w:ascii="Courier New" w:eastAsia="Times New Roman" w:hAnsi="Courier New" w:cs="Courier New"/>
          <w:kern w:val="0"/>
          <w:sz w:val="20"/>
          <w:szCs w:val="20"/>
          <w:lang w:eastAsia="en-IN"/>
          <w14:ligatures w14:val="none"/>
        </w:rPr>
        <w:t>(</w:t>
      </w:r>
      <w:r w:rsidRPr="006B190F">
        <w:rPr>
          <w:rFonts w:ascii="Courier New" w:eastAsia="Times New Roman" w:hAnsi="Courier New" w:cs="Courier New"/>
          <w:kern w:val="0"/>
          <w:sz w:val="20"/>
          <w:szCs w:val="20"/>
          <w:lang w:eastAsia="en-IN"/>
          <w14:ligatures w14:val="none"/>
        </w:rPr>
        <w:br/>
        <w:t xml:space="preserve">    rescale=1./255,</w:t>
      </w:r>
      <w:r w:rsidRPr="006B190F">
        <w:rPr>
          <w:rFonts w:ascii="Courier New" w:eastAsia="Times New Roman" w:hAnsi="Courier New" w:cs="Courier New"/>
          <w:kern w:val="0"/>
          <w:sz w:val="20"/>
          <w:szCs w:val="20"/>
          <w:lang w:eastAsia="en-IN"/>
          <w14:ligatures w14:val="none"/>
        </w:rPr>
        <w:br/>
        <w:t xml:space="preserve">    </w:t>
      </w:r>
      <w:proofErr w:type="spellStart"/>
      <w:r w:rsidRPr="006B190F">
        <w:rPr>
          <w:rFonts w:ascii="Courier New" w:eastAsia="Times New Roman" w:hAnsi="Courier New" w:cs="Courier New"/>
          <w:kern w:val="0"/>
          <w:sz w:val="20"/>
          <w:szCs w:val="20"/>
          <w:lang w:eastAsia="en-IN"/>
          <w14:ligatures w14:val="none"/>
        </w:rPr>
        <w:t>shear_range</w:t>
      </w:r>
      <w:proofErr w:type="spellEnd"/>
      <w:r w:rsidRPr="006B190F">
        <w:rPr>
          <w:rFonts w:ascii="Courier New" w:eastAsia="Times New Roman" w:hAnsi="Courier New" w:cs="Courier New"/>
          <w:kern w:val="0"/>
          <w:sz w:val="20"/>
          <w:szCs w:val="20"/>
          <w:lang w:eastAsia="en-IN"/>
          <w14:ligatures w14:val="none"/>
        </w:rPr>
        <w:t>=0.2,</w:t>
      </w:r>
      <w:r w:rsidRPr="006B190F">
        <w:rPr>
          <w:rFonts w:ascii="Courier New" w:eastAsia="Times New Roman" w:hAnsi="Courier New" w:cs="Courier New"/>
          <w:kern w:val="0"/>
          <w:sz w:val="20"/>
          <w:szCs w:val="20"/>
          <w:lang w:eastAsia="en-IN"/>
          <w14:ligatures w14:val="none"/>
        </w:rPr>
        <w:br/>
        <w:t xml:space="preserve">    </w:t>
      </w:r>
      <w:proofErr w:type="spellStart"/>
      <w:r w:rsidRPr="006B190F">
        <w:rPr>
          <w:rFonts w:ascii="Courier New" w:eastAsia="Times New Roman" w:hAnsi="Courier New" w:cs="Courier New"/>
          <w:kern w:val="0"/>
          <w:sz w:val="20"/>
          <w:szCs w:val="20"/>
          <w:lang w:eastAsia="en-IN"/>
          <w14:ligatures w14:val="none"/>
        </w:rPr>
        <w:t>zoom_range</w:t>
      </w:r>
      <w:proofErr w:type="spellEnd"/>
      <w:r w:rsidRPr="006B190F">
        <w:rPr>
          <w:rFonts w:ascii="Courier New" w:eastAsia="Times New Roman" w:hAnsi="Courier New" w:cs="Courier New"/>
          <w:kern w:val="0"/>
          <w:sz w:val="20"/>
          <w:szCs w:val="20"/>
          <w:lang w:eastAsia="en-IN"/>
          <w14:ligatures w14:val="none"/>
        </w:rPr>
        <w:t>=0.2,</w:t>
      </w:r>
      <w:r w:rsidRPr="006B190F">
        <w:rPr>
          <w:rFonts w:ascii="Courier New" w:eastAsia="Times New Roman" w:hAnsi="Courier New" w:cs="Courier New"/>
          <w:kern w:val="0"/>
          <w:sz w:val="20"/>
          <w:szCs w:val="20"/>
          <w:lang w:eastAsia="en-IN"/>
          <w14:ligatures w14:val="none"/>
        </w:rPr>
        <w:br/>
        <w:t xml:space="preserve">    </w:t>
      </w:r>
      <w:proofErr w:type="spellStart"/>
      <w:r w:rsidRPr="006B190F">
        <w:rPr>
          <w:rFonts w:ascii="Courier New" w:eastAsia="Times New Roman" w:hAnsi="Courier New" w:cs="Courier New"/>
          <w:kern w:val="0"/>
          <w:sz w:val="20"/>
          <w:szCs w:val="20"/>
          <w:lang w:eastAsia="en-IN"/>
          <w14:ligatures w14:val="none"/>
        </w:rPr>
        <w:t>horizontal_flip</w:t>
      </w:r>
      <w:proofErr w:type="spellEnd"/>
      <w:r w:rsidRPr="006B190F">
        <w:rPr>
          <w:rFonts w:ascii="Courier New" w:eastAsia="Times New Roman" w:hAnsi="Courier New" w:cs="Courier New"/>
          <w:kern w:val="0"/>
          <w:sz w:val="20"/>
          <w:szCs w:val="20"/>
          <w:lang w:eastAsia="en-IN"/>
          <w14:ligatures w14:val="none"/>
        </w:rPr>
        <w:t>=True</w:t>
      </w:r>
      <w:r w:rsidRPr="006B190F">
        <w:rPr>
          <w:rFonts w:ascii="Courier New" w:eastAsia="Times New Roman" w:hAnsi="Courier New" w:cs="Courier New"/>
          <w:kern w:val="0"/>
          <w:sz w:val="20"/>
          <w:szCs w:val="20"/>
          <w:lang w:eastAsia="en-IN"/>
          <w14:ligatures w14:val="none"/>
        </w:rPr>
        <w:br/>
        <w:t>)</w:t>
      </w:r>
      <w:r w:rsidRPr="006B190F">
        <w:rPr>
          <w:rFonts w:ascii="Courier New" w:eastAsia="Times New Roman" w:hAnsi="Courier New" w:cs="Courier New"/>
          <w:kern w:val="0"/>
          <w:sz w:val="20"/>
          <w:szCs w:val="20"/>
          <w:lang w:eastAsia="en-IN"/>
          <w14:ligatures w14:val="none"/>
        </w:rPr>
        <w:br/>
      </w:r>
      <w:r w:rsidRPr="006B190F">
        <w:rPr>
          <w:rFonts w:ascii="Courier New" w:eastAsia="Times New Roman" w:hAnsi="Courier New" w:cs="Courier New"/>
          <w:kern w:val="0"/>
          <w:sz w:val="20"/>
          <w:szCs w:val="20"/>
          <w:lang w:eastAsia="en-IN"/>
          <w14:ligatures w14:val="none"/>
        </w:rPr>
        <w:br/>
      </w:r>
      <w:proofErr w:type="spellStart"/>
      <w:r w:rsidRPr="006B190F">
        <w:rPr>
          <w:rFonts w:ascii="Courier New" w:eastAsia="Times New Roman" w:hAnsi="Courier New" w:cs="Courier New"/>
          <w:kern w:val="0"/>
          <w:sz w:val="20"/>
          <w:szCs w:val="20"/>
          <w:lang w:eastAsia="en-IN"/>
          <w14:ligatures w14:val="none"/>
        </w:rPr>
        <w:t>test_datagen</w:t>
      </w:r>
      <w:proofErr w:type="spellEnd"/>
      <w:r w:rsidRPr="006B190F">
        <w:rPr>
          <w:rFonts w:ascii="Courier New" w:eastAsia="Times New Roman" w:hAnsi="Courier New" w:cs="Courier New"/>
          <w:kern w:val="0"/>
          <w:sz w:val="20"/>
          <w:szCs w:val="20"/>
          <w:lang w:eastAsia="en-IN"/>
          <w14:ligatures w14:val="none"/>
        </w:rPr>
        <w:t xml:space="preserve"> = </w:t>
      </w:r>
      <w:proofErr w:type="spellStart"/>
      <w:r w:rsidRPr="006B190F">
        <w:rPr>
          <w:rFonts w:ascii="Courier New" w:eastAsia="Times New Roman" w:hAnsi="Courier New" w:cs="Courier New"/>
          <w:kern w:val="0"/>
          <w:sz w:val="20"/>
          <w:szCs w:val="20"/>
          <w:lang w:eastAsia="en-IN"/>
          <w14:ligatures w14:val="none"/>
        </w:rPr>
        <w:t>ImageDataGenerator</w:t>
      </w:r>
      <w:proofErr w:type="spellEnd"/>
      <w:r w:rsidRPr="006B190F">
        <w:rPr>
          <w:rFonts w:ascii="Courier New" w:eastAsia="Times New Roman" w:hAnsi="Courier New" w:cs="Courier New"/>
          <w:kern w:val="0"/>
          <w:sz w:val="20"/>
          <w:szCs w:val="20"/>
          <w:lang w:eastAsia="en-IN"/>
          <w14:ligatures w14:val="none"/>
        </w:rPr>
        <w:t>(rescale=1./255)</w:t>
      </w:r>
      <w:r w:rsidRPr="006B190F">
        <w:rPr>
          <w:rFonts w:ascii="Courier New" w:eastAsia="Times New Roman" w:hAnsi="Courier New" w:cs="Courier New"/>
          <w:kern w:val="0"/>
          <w:sz w:val="20"/>
          <w:szCs w:val="20"/>
          <w:lang w:eastAsia="en-IN"/>
          <w14:ligatures w14:val="none"/>
        </w:rPr>
        <w:br/>
      </w:r>
      <w:r w:rsidRPr="006B190F">
        <w:rPr>
          <w:rFonts w:ascii="Courier New" w:eastAsia="Times New Roman" w:hAnsi="Courier New" w:cs="Courier New"/>
          <w:kern w:val="0"/>
          <w:sz w:val="20"/>
          <w:szCs w:val="20"/>
          <w:lang w:eastAsia="en-IN"/>
          <w14:ligatures w14:val="none"/>
        </w:rPr>
        <w:br/>
      </w:r>
      <w:proofErr w:type="spellStart"/>
      <w:r w:rsidRPr="006B190F">
        <w:rPr>
          <w:rFonts w:ascii="Courier New" w:eastAsia="Times New Roman" w:hAnsi="Courier New" w:cs="Courier New"/>
          <w:kern w:val="0"/>
          <w:sz w:val="20"/>
          <w:szCs w:val="20"/>
          <w:lang w:eastAsia="en-IN"/>
          <w14:ligatures w14:val="none"/>
        </w:rPr>
        <w:t>train_data</w:t>
      </w:r>
      <w:proofErr w:type="spellEnd"/>
      <w:r w:rsidRPr="006B190F">
        <w:rPr>
          <w:rFonts w:ascii="Courier New" w:eastAsia="Times New Roman" w:hAnsi="Courier New" w:cs="Courier New"/>
          <w:kern w:val="0"/>
          <w:sz w:val="20"/>
          <w:szCs w:val="20"/>
          <w:lang w:eastAsia="en-IN"/>
          <w14:ligatures w14:val="none"/>
        </w:rPr>
        <w:t xml:space="preserve"> = </w:t>
      </w:r>
      <w:proofErr w:type="spellStart"/>
      <w:r w:rsidRPr="006B190F">
        <w:rPr>
          <w:rFonts w:ascii="Courier New" w:eastAsia="Times New Roman" w:hAnsi="Courier New" w:cs="Courier New"/>
          <w:kern w:val="0"/>
          <w:sz w:val="20"/>
          <w:szCs w:val="20"/>
          <w:lang w:eastAsia="en-IN"/>
          <w14:ligatures w14:val="none"/>
        </w:rPr>
        <w:t>train_datagen.flow_from_directory</w:t>
      </w:r>
      <w:proofErr w:type="spellEnd"/>
      <w:r w:rsidRPr="006B190F">
        <w:rPr>
          <w:rFonts w:ascii="Courier New" w:eastAsia="Times New Roman" w:hAnsi="Courier New" w:cs="Courier New"/>
          <w:kern w:val="0"/>
          <w:sz w:val="20"/>
          <w:szCs w:val="20"/>
          <w:lang w:eastAsia="en-IN"/>
          <w14:ligatures w14:val="none"/>
        </w:rPr>
        <w:t>(</w:t>
      </w:r>
      <w:r w:rsidRPr="006B190F">
        <w:rPr>
          <w:rFonts w:ascii="Courier New" w:eastAsia="Times New Roman" w:hAnsi="Courier New" w:cs="Courier New"/>
          <w:kern w:val="0"/>
          <w:sz w:val="20"/>
          <w:szCs w:val="20"/>
          <w:lang w:eastAsia="en-IN"/>
          <w14:ligatures w14:val="none"/>
        </w:rPr>
        <w:br/>
        <w:t xml:space="preserve">    </w:t>
      </w:r>
      <w:proofErr w:type="spellStart"/>
      <w:r w:rsidRPr="006B190F">
        <w:rPr>
          <w:rFonts w:ascii="Courier New" w:eastAsia="Times New Roman" w:hAnsi="Courier New" w:cs="Courier New"/>
          <w:kern w:val="0"/>
          <w:sz w:val="20"/>
          <w:szCs w:val="20"/>
          <w:lang w:eastAsia="en-IN"/>
          <w14:ligatures w14:val="none"/>
        </w:rPr>
        <w:t>train_dir</w:t>
      </w:r>
      <w:proofErr w:type="spellEnd"/>
      <w:r w:rsidRPr="006B190F">
        <w:rPr>
          <w:rFonts w:ascii="Courier New" w:eastAsia="Times New Roman" w:hAnsi="Courier New" w:cs="Courier New"/>
          <w:kern w:val="0"/>
          <w:sz w:val="20"/>
          <w:szCs w:val="20"/>
          <w:lang w:eastAsia="en-IN"/>
          <w14:ligatures w14:val="none"/>
        </w:rPr>
        <w:t>,</w:t>
      </w:r>
      <w:r w:rsidRPr="006B190F">
        <w:rPr>
          <w:rFonts w:ascii="Courier New" w:eastAsia="Times New Roman" w:hAnsi="Courier New" w:cs="Courier New"/>
          <w:kern w:val="0"/>
          <w:sz w:val="20"/>
          <w:szCs w:val="20"/>
          <w:lang w:eastAsia="en-IN"/>
          <w14:ligatures w14:val="none"/>
        </w:rPr>
        <w:br/>
        <w:t xml:space="preserve">    </w:t>
      </w:r>
      <w:proofErr w:type="spellStart"/>
      <w:r w:rsidRPr="006B190F">
        <w:rPr>
          <w:rFonts w:ascii="Courier New" w:eastAsia="Times New Roman" w:hAnsi="Courier New" w:cs="Courier New"/>
          <w:kern w:val="0"/>
          <w:sz w:val="20"/>
          <w:szCs w:val="20"/>
          <w:lang w:eastAsia="en-IN"/>
          <w14:ligatures w14:val="none"/>
        </w:rPr>
        <w:t>target_size</w:t>
      </w:r>
      <w:proofErr w:type="spellEnd"/>
      <w:r w:rsidRPr="006B190F">
        <w:rPr>
          <w:rFonts w:ascii="Courier New" w:eastAsia="Times New Roman" w:hAnsi="Courier New" w:cs="Courier New"/>
          <w:kern w:val="0"/>
          <w:sz w:val="20"/>
          <w:szCs w:val="20"/>
          <w:lang w:eastAsia="en-IN"/>
          <w14:ligatures w14:val="none"/>
        </w:rPr>
        <w:t>=(50, 50),</w:t>
      </w:r>
      <w:r w:rsidRPr="006B190F">
        <w:rPr>
          <w:rFonts w:ascii="Courier New" w:eastAsia="Times New Roman" w:hAnsi="Courier New" w:cs="Courier New"/>
          <w:kern w:val="0"/>
          <w:sz w:val="20"/>
          <w:szCs w:val="20"/>
          <w:lang w:eastAsia="en-IN"/>
          <w14:ligatures w14:val="none"/>
        </w:rPr>
        <w:br/>
      </w:r>
      <w:r w:rsidRPr="006B190F">
        <w:rPr>
          <w:rFonts w:ascii="Courier New" w:eastAsia="Times New Roman" w:hAnsi="Courier New" w:cs="Courier New"/>
          <w:kern w:val="0"/>
          <w:sz w:val="20"/>
          <w:szCs w:val="20"/>
          <w:lang w:eastAsia="en-IN"/>
          <w14:ligatures w14:val="none"/>
        </w:rPr>
        <w:lastRenderedPageBreak/>
        <w:t xml:space="preserve">    </w:t>
      </w:r>
      <w:proofErr w:type="spellStart"/>
      <w:r w:rsidRPr="006B190F">
        <w:rPr>
          <w:rFonts w:ascii="Courier New" w:eastAsia="Times New Roman" w:hAnsi="Courier New" w:cs="Courier New"/>
          <w:kern w:val="0"/>
          <w:sz w:val="20"/>
          <w:szCs w:val="20"/>
          <w:lang w:eastAsia="en-IN"/>
          <w14:ligatures w14:val="none"/>
        </w:rPr>
        <w:t>batch_size</w:t>
      </w:r>
      <w:proofErr w:type="spellEnd"/>
      <w:r w:rsidRPr="006B190F">
        <w:rPr>
          <w:rFonts w:ascii="Courier New" w:eastAsia="Times New Roman" w:hAnsi="Courier New" w:cs="Courier New"/>
          <w:kern w:val="0"/>
          <w:sz w:val="20"/>
          <w:szCs w:val="20"/>
          <w:lang w:eastAsia="en-IN"/>
          <w14:ligatures w14:val="none"/>
        </w:rPr>
        <w:t>=32,</w:t>
      </w:r>
      <w:r w:rsidRPr="006B190F">
        <w:rPr>
          <w:rFonts w:ascii="Courier New" w:eastAsia="Times New Roman" w:hAnsi="Courier New" w:cs="Courier New"/>
          <w:kern w:val="0"/>
          <w:sz w:val="20"/>
          <w:szCs w:val="20"/>
          <w:lang w:eastAsia="en-IN"/>
          <w14:ligatures w14:val="none"/>
        </w:rPr>
        <w:br/>
        <w:t xml:space="preserve">    </w:t>
      </w:r>
      <w:proofErr w:type="spellStart"/>
      <w:r w:rsidRPr="006B190F">
        <w:rPr>
          <w:rFonts w:ascii="Courier New" w:eastAsia="Times New Roman" w:hAnsi="Courier New" w:cs="Courier New"/>
          <w:kern w:val="0"/>
          <w:sz w:val="20"/>
          <w:szCs w:val="20"/>
          <w:lang w:eastAsia="en-IN"/>
          <w14:ligatures w14:val="none"/>
        </w:rPr>
        <w:t>class_mode</w:t>
      </w:r>
      <w:proofErr w:type="spellEnd"/>
      <w:r w:rsidRPr="006B190F">
        <w:rPr>
          <w:rFonts w:ascii="Courier New" w:eastAsia="Times New Roman" w:hAnsi="Courier New" w:cs="Courier New"/>
          <w:kern w:val="0"/>
          <w:sz w:val="20"/>
          <w:szCs w:val="20"/>
          <w:lang w:eastAsia="en-IN"/>
          <w14:ligatures w14:val="none"/>
        </w:rPr>
        <w:t>='binary'</w:t>
      </w:r>
      <w:r w:rsidRPr="006B190F">
        <w:rPr>
          <w:rFonts w:ascii="Courier New" w:eastAsia="Times New Roman" w:hAnsi="Courier New" w:cs="Courier New"/>
          <w:kern w:val="0"/>
          <w:sz w:val="20"/>
          <w:szCs w:val="20"/>
          <w:lang w:eastAsia="en-IN"/>
          <w14:ligatures w14:val="none"/>
        </w:rPr>
        <w:br/>
        <w:t>)</w:t>
      </w:r>
      <w:r w:rsidRPr="006B190F">
        <w:rPr>
          <w:rFonts w:ascii="Courier New" w:eastAsia="Times New Roman" w:hAnsi="Courier New" w:cs="Courier New"/>
          <w:kern w:val="0"/>
          <w:sz w:val="20"/>
          <w:szCs w:val="20"/>
          <w:lang w:eastAsia="en-IN"/>
          <w14:ligatures w14:val="none"/>
        </w:rPr>
        <w:br/>
      </w:r>
      <w:r w:rsidRPr="006B190F">
        <w:rPr>
          <w:rFonts w:ascii="Courier New" w:eastAsia="Times New Roman" w:hAnsi="Courier New" w:cs="Courier New"/>
          <w:kern w:val="0"/>
          <w:sz w:val="20"/>
          <w:szCs w:val="20"/>
          <w:lang w:eastAsia="en-IN"/>
          <w14:ligatures w14:val="none"/>
        </w:rPr>
        <w:br/>
      </w:r>
      <w:proofErr w:type="spellStart"/>
      <w:r w:rsidRPr="006B190F">
        <w:rPr>
          <w:rFonts w:ascii="Courier New" w:eastAsia="Times New Roman" w:hAnsi="Courier New" w:cs="Courier New"/>
          <w:kern w:val="0"/>
          <w:sz w:val="20"/>
          <w:szCs w:val="20"/>
          <w:lang w:eastAsia="en-IN"/>
          <w14:ligatures w14:val="none"/>
        </w:rPr>
        <w:t>test_data</w:t>
      </w:r>
      <w:proofErr w:type="spellEnd"/>
      <w:r w:rsidRPr="006B190F">
        <w:rPr>
          <w:rFonts w:ascii="Courier New" w:eastAsia="Times New Roman" w:hAnsi="Courier New" w:cs="Courier New"/>
          <w:kern w:val="0"/>
          <w:sz w:val="20"/>
          <w:szCs w:val="20"/>
          <w:lang w:eastAsia="en-IN"/>
          <w14:ligatures w14:val="none"/>
        </w:rPr>
        <w:t xml:space="preserve"> = </w:t>
      </w:r>
      <w:proofErr w:type="spellStart"/>
      <w:r w:rsidRPr="006B190F">
        <w:rPr>
          <w:rFonts w:ascii="Courier New" w:eastAsia="Times New Roman" w:hAnsi="Courier New" w:cs="Courier New"/>
          <w:kern w:val="0"/>
          <w:sz w:val="20"/>
          <w:szCs w:val="20"/>
          <w:lang w:eastAsia="en-IN"/>
          <w14:ligatures w14:val="none"/>
        </w:rPr>
        <w:t>test_datagen.flow_from_directory</w:t>
      </w:r>
      <w:proofErr w:type="spellEnd"/>
      <w:r w:rsidRPr="006B190F">
        <w:rPr>
          <w:rFonts w:ascii="Courier New" w:eastAsia="Times New Roman" w:hAnsi="Courier New" w:cs="Courier New"/>
          <w:kern w:val="0"/>
          <w:sz w:val="20"/>
          <w:szCs w:val="20"/>
          <w:lang w:eastAsia="en-IN"/>
          <w14:ligatures w14:val="none"/>
        </w:rPr>
        <w:t>(</w:t>
      </w:r>
      <w:r w:rsidRPr="006B190F">
        <w:rPr>
          <w:rFonts w:ascii="Courier New" w:eastAsia="Times New Roman" w:hAnsi="Courier New" w:cs="Courier New"/>
          <w:kern w:val="0"/>
          <w:sz w:val="20"/>
          <w:szCs w:val="20"/>
          <w:lang w:eastAsia="en-IN"/>
          <w14:ligatures w14:val="none"/>
        </w:rPr>
        <w:br/>
        <w:t xml:space="preserve">    </w:t>
      </w:r>
      <w:proofErr w:type="spellStart"/>
      <w:r w:rsidRPr="006B190F">
        <w:rPr>
          <w:rFonts w:ascii="Courier New" w:eastAsia="Times New Roman" w:hAnsi="Courier New" w:cs="Courier New"/>
          <w:kern w:val="0"/>
          <w:sz w:val="20"/>
          <w:szCs w:val="20"/>
          <w:lang w:eastAsia="en-IN"/>
          <w14:ligatures w14:val="none"/>
        </w:rPr>
        <w:t>test_dir</w:t>
      </w:r>
      <w:proofErr w:type="spellEnd"/>
      <w:r w:rsidRPr="006B190F">
        <w:rPr>
          <w:rFonts w:ascii="Courier New" w:eastAsia="Times New Roman" w:hAnsi="Courier New" w:cs="Courier New"/>
          <w:kern w:val="0"/>
          <w:sz w:val="20"/>
          <w:szCs w:val="20"/>
          <w:lang w:eastAsia="en-IN"/>
          <w14:ligatures w14:val="none"/>
        </w:rPr>
        <w:t>,</w:t>
      </w:r>
      <w:r w:rsidRPr="006B190F">
        <w:rPr>
          <w:rFonts w:ascii="Courier New" w:eastAsia="Times New Roman" w:hAnsi="Courier New" w:cs="Courier New"/>
          <w:kern w:val="0"/>
          <w:sz w:val="20"/>
          <w:szCs w:val="20"/>
          <w:lang w:eastAsia="en-IN"/>
          <w14:ligatures w14:val="none"/>
        </w:rPr>
        <w:br/>
        <w:t xml:space="preserve">    </w:t>
      </w:r>
      <w:proofErr w:type="spellStart"/>
      <w:r w:rsidRPr="006B190F">
        <w:rPr>
          <w:rFonts w:ascii="Courier New" w:eastAsia="Times New Roman" w:hAnsi="Courier New" w:cs="Courier New"/>
          <w:kern w:val="0"/>
          <w:sz w:val="20"/>
          <w:szCs w:val="20"/>
          <w:lang w:eastAsia="en-IN"/>
          <w14:ligatures w14:val="none"/>
        </w:rPr>
        <w:t>target_size</w:t>
      </w:r>
      <w:proofErr w:type="spellEnd"/>
      <w:r w:rsidRPr="006B190F">
        <w:rPr>
          <w:rFonts w:ascii="Courier New" w:eastAsia="Times New Roman" w:hAnsi="Courier New" w:cs="Courier New"/>
          <w:kern w:val="0"/>
          <w:sz w:val="20"/>
          <w:szCs w:val="20"/>
          <w:lang w:eastAsia="en-IN"/>
          <w14:ligatures w14:val="none"/>
        </w:rPr>
        <w:t>=(50, 50),</w:t>
      </w:r>
      <w:r w:rsidRPr="006B190F">
        <w:rPr>
          <w:rFonts w:ascii="Courier New" w:eastAsia="Times New Roman" w:hAnsi="Courier New" w:cs="Courier New"/>
          <w:kern w:val="0"/>
          <w:sz w:val="20"/>
          <w:szCs w:val="20"/>
          <w:lang w:eastAsia="en-IN"/>
          <w14:ligatures w14:val="none"/>
        </w:rPr>
        <w:br/>
        <w:t xml:space="preserve">    </w:t>
      </w:r>
      <w:proofErr w:type="spellStart"/>
      <w:r w:rsidRPr="006B190F">
        <w:rPr>
          <w:rFonts w:ascii="Courier New" w:eastAsia="Times New Roman" w:hAnsi="Courier New" w:cs="Courier New"/>
          <w:kern w:val="0"/>
          <w:sz w:val="20"/>
          <w:szCs w:val="20"/>
          <w:lang w:eastAsia="en-IN"/>
          <w14:ligatures w14:val="none"/>
        </w:rPr>
        <w:t>batch_size</w:t>
      </w:r>
      <w:proofErr w:type="spellEnd"/>
      <w:r w:rsidRPr="006B190F">
        <w:rPr>
          <w:rFonts w:ascii="Courier New" w:eastAsia="Times New Roman" w:hAnsi="Courier New" w:cs="Courier New"/>
          <w:kern w:val="0"/>
          <w:sz w:val="20"/>
          <w:szCs w:val="20"/>
          <w:lang w:eastAsia="en-IN"/>
          <w14:ligatures w14:val="none"/>
        </w:rPr>
        <w:t>=32,</w:t>
      </w:r>
      <w:r w:rsidRPr="006B190F">
        <w:rPr>
          <w:rFonts w:ascii="Courier New" w:eastAsia="Times New Roman" w:hAnsi="Courier New" w:cs="Courier New"/>
          <w:kern w:val="0"/>
          <w:sz w:val="20"/>
          <w:szCs w:val="20"/>
          <w:lang w:eastAsia="en-IN"/>
          <w14:ligatures w14:val="none"/>
        </w:rPr>
        <w:br/>
        <w:t xml:space="preserve">    </w:t>
      </w:r>
      <w:proofErr w:type="spellStart"/>
      <w:r w:rsidRPr="006B190F">
        <w:rPr>
          <w:rFonts w:ascii="Courier New" w:eastAsia="Times New Roman" w:hAnsi="Courier New" w:cs="Courier New"/>
          <w:kern w:val="0"/>
          <w:sz w:val="20"/>
          <w:szCs w:val="20"/>
          <w:lang w:eastAsia="en-IN"/>
          <w14:ligatures w14:val="none"/>
        </w:rPr>
        <w:t>class_mode</w:t>
      </w:r>
      <w:proofErr w:type="spellEnd"/>
      <w:r w:rsidRPr="006B190F">
        <w:rPr>
          <w:rFonts w:ascii="Courier New" w:eastAsia="Times New Roman" w:hAnsi="Courier New" w:cs="Courier New"/>
          <w:kern w:val="0"/>
          <w:sz w:val="20"/>
          <w:szCs w:val="20"/>
          <w:lang w:eastAsia="en-IN"/>
          <w14:ligatures w14:val="none"/>
        </w:rPr>
        <w:t>='binary'</w:t>
      </w:r>
      <w:r w:rsidRPr="006B190F">
        <w:rPr>
          <w:rFonts w:ascii="Courier New" w:eastAsia="Times New Roman" w:hAnsi="Courier New" w:cs="Courier New"/>
          <w:kern w:val="0"/>
          <w:sz w:val="20"/>
          <w:szCs w:val="20"/>
          <w:lang w:eastAsia="en-IN"/>
          <w14:ligatures w14:val="none"/>
        </w:rPr>
        <w:br/>
        <w:t>)</w:t>
      </w:r>
    </w:p>
    <w:p w14:paraId="29420E5D" w14:textId="77777777" w:rsidR="006B190F" w:rsidRPr="006B190F" w:rsidRDefault="006B190F" w:rsidP="006B190F">
      <w:pPr>
        <w:spacing w:after="0" w:line="240" w:lineRule="auto"/>
        <w:rPr>
          <w:rFonts w:ascii="Times New Roman" w:eastAsia="Times New Roman" w:hAnsi="Times New Roman" w:cs="Times New Roman"/>
          <w:kern w:val="0"/>
          <w:sz w:val="24"/>
          <w:szCs w:val="24"/>
          <w:lang w:eastAsia="en-IN"/>
          <w14:ligatures w14:val="none"/>
        </w:rPr>
      </w:pPr>
      <w:r w:rsidRPr="006B190F">
        <w:rPr>
          <w:rFonts w:ascii="Times New Roman" w:eastAsia="Times New Roman" w:hAnsi="Times New Roman" w:cs="Times New Roman"/>
          <w:kern w:val="0"/>
          <w:sz w:val="24"/>
          <w:szCs w:val="24"/>
          <w:lang w:eastAsia="en-IN"/>
          <w14:ligatures w14:val="none"/>
        </w:rPr>
        <w:pict w14:anchorId="20EE0C12">
          <v:rect id="_x0000_i1032" style="width:0;height:1.5pt" o:hralign="center" o:hrstd="t" o:hr="t" fillcolor="#a0a0a0" stroked="f"/>
        </w:pict>
      </w:r>
    </w:p>
    <w:p w14:paraId="662DD6C8" w14:textId="77777777" w:rsidR="006B190F" w:rsidRPr="006B190F" w:rsidRDefault="006B190F" w:rsidP="006B190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B190F">
        <w:rPr>
          <w:rFonts w:ascii="Times New Roman" w:eastAsia="Times New Roman" w:hAnsi="Times New Roman" w:cs="Times New Roman"/>
          <w:b/>
          <w:bCs/>
          <w:kern w:val="0"/>
          <w:sz w:val="27"/>
          <w:szCs w:val="27"/>
          <w:lang w:eastAsia="en-IN"/>
          <w14:ligatures w14:val="none"/>
        </w:rPr>
        <w:t>4. Building the CNN Model (</w:t>
      </w:r>
      <w:proofErr w:type="spellStart"/>
      <w:r w:rsidRPr="006B190F">
        <w:rPr>
          <w:rFonts w:ascii="Times New Roman" w:eastAsia="Times New Roman" w:hAnsi="Times New Roman" w:cs="Times New Roman"/>
          <w:b/>
          <w:bCs/>
          <w:kern w:val="0"/>
          <w:sz w:val="27"/>
          <w:szCs w:val="27"/>
          <w:lang w:eastAsia="en-IN"/>
          <w14:ligatures w14:val="none"/>
        </w:rPr>
        <w:t>CancerNet</w:t>
      </w:r>
      <w:proofErr w:type="spellEnd"/>
      <w:r w:rsidRPr="006B190F">
        <w:rPr>
          <w:rFonts w:ascii="Times New Roman" w:eastAsia="Times New Roman" w:hAnsi="Times New Roman" w:cs="Times New Roman"/>
          <w:b/>
          <w:bCs/>
          <w:kern w:val="0"/>
          <w:sz w:val="27"/>
          <w:szCs w:val="27"/>
          <w:lang w:eastAsia="en-IN"/>
          <w14:ligatures w14:val="none"/>
        </w:rPr>
        <w:t>)</w:t>
      </w:r>
    </w:p>
    <w:p w14:paraId="07959E10" w14:textId="77777777" w:rsidR="006B190F" w:rsidRPr="006B190F" w:rsidRDefault="006B190F" w:rsidP="006B190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B190F">
        <w:rPr>
          <w:rFonts w:ascii="Times New Roman" w:eastAsia="Times New Roman" w:hAnsi="Times New Roman" w:cs="Times New Roman"/>
          <w:kern w:val="0"/>
          <w:sz w:val="24"/>
          <w:szCs w:val="24"/>
          <w:lang w:eastAsia="en-IN"/>
          <w14:ligatures w14:val="none"/>
        </w:rPr>
        <w:t>A Convolutional Neural Network was designed with multiple layers:</w:t>
      </w:r>
    </w:p>
    <w:p w14:paraId="11DD7267" w14:textId="77777777" w:rsidR="006B190F" w:rsidRPr="006B190F" w:rsidRDefault="006B190F" w:rsidP="006B190F">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B190F">
        <w:rPr>
          <w:rFonts w:ascii="Times New Roman" w:eastAsia="Times New Roman" w:hAnsi="Times New Roman" w:cs="Times New Roman"/>
          <w:kern w:val="0"/>
          <w:sz w:val="24"/>
          <w:szCs w:val="24"/>
          <w:lang w:eastAsia="en-IN"/>
          <w14:ligatures w14:val="none"/>
        </w:rPr>
        <w:t xml:space="preserve">Convolution layers → extract features </w:t>
      </w:r>
    </w:p>
    <w:p w14:paraId="777AA1CC" w14:textId="77777777" w:rsidR="006B190F" w:rsidRPr="006B190F" w:rsidRDefault="006B190F" w:rsidP="006B190F">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B190F">
        <w:rPr>
          <w:rFonts w:ascii="Times New Roman" w:eastAsia="Times New Roman" w:hAnsi="Times New Roman" w:cs="Times New Roman"/>
          <w:kern w:val="0"/>
          <w:sz w:val="24"/>
          <w:szCs w:val="24"/>
          <w:lang w:eastAsia="en-IN"/>
          <w14:ligatures w14:val="none"/>
        </w:rPr>
        <w:t xml:space="preserve">Pooling layers → reduce dimensions </w:t>
      </w:r>
    </w:p>
    <w:p w14:paraId="369DFAC8" w14:textId="77777777" w:rsidR="006B190F" w:rsidRPr="006B190F" w:rsidRDefault="006B190F" w:rsidP="006B190F">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B190F">
        <w:rPr>
          <w:rFonts w:ascii="Times New Roman" w:eastAsia="Times New Roman" w:hAnsi="Times New Roman" w:cs="Times New Roman"/>
          <w:kern w:val="0"/>
          <w:sz w:val="24"/>
          <w:szCs w:val="24"/>
          <w:lang w:eastAsia="en-IN"/>
          <w14:ligatures w14:val="none"/>
        </w:rPr>
        <w:t xml:space="preserve">Dense layers → classification </w:t>
      </w:r>
    </w:p>
    <w:p w14:paraId="65AAA53E" w14:textId="77777777" w:rsidR="006B190F" w:rsidRPr="006B190F" w:rsidRDefault="006B190F" w:rsidP="006B19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B190F">
        <w:rPr>
          <w:rFonts w:ascii="Courier New" w:eastAsia="Times New Roman" w:hAnsi="Courier New" w:cs="Courier New"/>
          <w:kern w:val="0"/>
          <w:sz w:val="20"/>
          <w:szCs w:val="20"/>
          <w:lang w:eastAsia="en-IN"/>
          <w14:ligatures w14:val="none"/>
        </w:rPr>
        <w:t>model = Sequential()</w:t>
      </w:r>
      <w:r w:rsidRPr="006B190F">
        <w:rPr>
          <w:rFonts w:ascii="Courier New" w:eastAsia="Times New Roman" w:hAnsi="Courier New" w:cs="Courier New"/>
          <w:kern w:val="0"/>
          <w:sz w:val="20"/>
          <w:szCs w:val="20"/>
          <w:lang w:eastAsia="en-IN"/>
          <w14:ligatures w14:val="none"/>
        </w:rPr>
        <w:br/>
      </w:r>
      <w:r w:rsidRPr="006B190F">
        <w:rPr>
          <w:rFonts w:ascii="Courier New" w:eastAsia="Times New Roman" w:hAnsi="Courier New" w:cs="Courier New"/>
          <w:kern w:val="0"/>
          <w:sz w:val="20"/>
          <w:szCs w:val="20"/>
          <w:lang w:eastAsia="en-IN"/>
          <w14:ligatures w14:val="none"/>
        </w:rPr>
        <w:br/>
        <w:t># First Convolution Layer</w:t>
      </w:r>
      <w:r w:rsidRPr="006B190F">
        <w:rPr>
          <w:rFonts w:ascii="Courier New" w:eastAsia="Times New Roman" w:hAnsi="Courier New" w:cs="Courier New"/>
          <w:kern w:val="0"/>
          <w:sz w:val="20"/>
          <w:szCs w:val="20"/>
          <w:lang w:eastAsia="en-IN"/>
          <w14:ligatures w14:val="none"/>
        </w:rPr>
        <w:br/>
      </w:r>
      <w:proofErr w:type="spellStart"/>
      <w:r w:rsidRPr="006B190F">
        <w:rPr>
          <w:rFonts w:ascii="Courier New" w:eastAsia="Times New Roman" w:hAnsi="Courier New" w:cs="Courier New"/>
          <w:kern w:val="0"/>
          <w:sz w:val="20"/>
          <w:szCs w:val="20"/>
          <w:lang w:eastAsia="en-IN"/>
          <w14:ligatures w14:val="none"/>
        </w:rPr>
        <w:t>model.add</w:t>
      </w:r>
      <w:proofErr w:type="spellEnd"/>
      <w:r w:rsidRPr="006B190F">
        <w:rPr>
          <w:rFonts w:ascii="Courier New" w:eastAsia="Times New Roman" w:hAnsi="Courier New" w:cs="Courier New"/>
          <w:kern w:val="0"/>
          <w:sz w:val="20"/>
          <w:szCs w:val="20"/>
          <w:lang w:eastAsia="en-IN"/>
          <w14:ligatures w14:val="none"/>
        </w:rPr>
        <w:t>(Conv2D(32, (3,3), activation='</w:t>
      </w:r>
      <w:proofErr w:type="spellStart"/>
      <w:r w:rsidRPr="006B190F">
        <w:rPr>
          <w:rFonts w:ascii="Courier New" w:eastAsia="Times New Roman" w:hAnsi="Courier New" w:cs="Courier New"/>
          <w:kern w:val="0"/>
          <w:sz w:val="20"/>
          <w:szCs w:val="20"/>
          <w:lang w:eastAsia="en-IN"/>
          <w14:ligatures w14:val="none"/>
        </w:rPr>
        <w:t>relu</w:t>
      </w:r>
      <w:proofErr w:type="spellEnd"/>
      <w:r w:rsidRPr="006B190F">
        <w:rPr>
          <w:rFonts w:ascii="Courier New" w:eastAsia="Times New Roman" w:hAnsi="Courier New" w:cs="Courier New"/>
          <w:kern w:val="0"/>
          <w:sz w:val="20"/>
          <w:szCs w:val="20"/>
          <w:lang w:eastAsia="en-IN"/>
          <w14:ligatures w14:val="none"/>
        </w:rPr>
        <w:t xml:space="preserve">', </w:t>
      </w:r>
      <w:proofErr w:type="spellStart"/>
      <w:r w:rsidRPr="006B190F">
        <w:rPr>
          <w:rFonts w:ascii="Courier New" w:eastAsia="Times New Roman" w:hAnsi="Courier New" w:cs="Courier New"/>
          <w:kern w:val="0"/>
          <w:sz w:val="20"/>
          <w:szCs w:val="20"/>
          <w:lang w:eastAsia="en-IN"/>
          <w14:ligatures w14:val="none"/>
        </w:rPr>
        <w:t>input_shape</w:t>
      </w:r>
      <w:proofErr w:type="spellEnd"/>
      <w:r w:rsidRPr="006B190F">
        <w:rPr>
          <w:rFonts w:ascii="Courier New" w:eastAsia="Times New Roman" w:hAnsi="Courier New" w:cs="Courier New"/>
          <w:kern w:val="0"/>
          <w:sz w:val="20"/>
          <w:szCs w:val="20"/>
          <w:lang w:eastAsia="en-IN"/>
          <w14:ligatures w14:val="none"/>
        </w:rPr>
        <w:t>=(50,50,3)))</w:t>
      </w:r>
      <w:r w:rsidRPr="006B190F">
        <w:rPr>
          <w:rFonts w:ascii="Courier New" w:eastAsia="Times New Roman" w:hAnsi="Courier New" w:cs="Courier New"/>
          <w:kern w:val="0"/>
          <w:sz w:val="20"/>
          <w:szCs w:val="20"/>
          <w:lang w:eastAsia="en-IN"/>
          <w14:ligatures w14:val="none"/>
        </w:rPr>
        <w:br/>
      </w:r>
      <w:proofErr w:type="spellStart"/>
      <w:r w:rsidRPr="006B190F">
        <w:rPr>
          <w:rFonts w:ascii="Courier New" w:eastAsia="Times New Roman" w:hAnsi="Courier New" w:cs="Courier New"/>
          <w:kern w:val="0"/>
          <w:sz w:val="20"/>
          <w:szCs w:val="20"/>
          <w:lang w:eastAsia="en-IN"/>
          <w14:ligatures w14:val="none"/>
        </w:rPr>
        <w:t>model.add</w:t>
      </w:r>
      <w:proofErr w:type="spellEnd"/>
      <w:r w:rsidRPr="006B190F">
        <w:rPr>
          <w:rFonts w:ascii="Courier New" w:eastAsia="Times New Roman" w:hAnsi="Courier New" w:cs="Courier New"/>
          <w:kern w:val="0"/>
          <w:sz w:val="20"/>
          <w:szCs w:val="20"/>
          <w:lang w:eastAsia="en-IN"/>
          <w14:ligatures w14:val="none"/>
        </w:rPr>
        <w:t>(MaxPooling2D(</w:t>
      </w:r>
      <w:proofErr w:type="spellStart"/>
      <w:r w:rsidRPr="006B190F">
        <w:rPr>
          <w:rFonts w:ascii="Courier New" w:eastAsia="Times New Roman" w:hAnsi="Courier New" w:cs="Courier New"/>
          <w:kern w:val="0"/>
          <w:sz w:val="20"/>
          <w:szCs w:val="20"/>
          <w:lang w:eastAsia="en-IN"/>
          <w14:ligatures w14:val="none"/>
        </w:rPr>
        <w:t>pool_size</w:t>
      </w:r>
      <w:proofErr w:type="spellEnd"/>
      <w:r w:rsidRPr="006B190F">
        <w:rPr>
          <w:rFonts w:ascii="Courier New" w:eastAsia="Times New Roman" w:hAnsi="Courier New" w:cs="Courier New"/>
          <w:kern w:val="0"/>
          <w:sz w:val="20"/>
          <w:szCs w:val="20"/>
          <w:lang w:eastAsia="en-IN"/>
          <w14:ligatures w14:val="none"/>
        </w:rPr>
        <w:t>=(2,2)))</w:t>
      </w:r>
      <w:r w:rsidRPr="006B190F">
        <w:rPr>
          <w:rFonts w:ascii="Courier New" w:eastAsia="Times New Roman" w:hAnsi="Courier New" w:cs="Courier New"/>
          <w:kern w:val="0"/>
          <w:sz w:val="20"/>
          <w:szCs w:val="20"/>
          <w:lang w:eastAsia="en-IN"/>
          <w14:ligatures w14:val="none"/>
        </w:rPr>
        <w:br/>
      </w:r>
      <w:r w:rsidRPr="006B190F">
        <w:rPr>
          <w:rFonts w:ascii="Courier New" w:eastAsia="Times New Roman" w:hAnsi="Courier New" w:cs="Courier New"/>
          <w:kern w:val="0"/>
          <w:sz w:val="20"/>
          <w:szCs w:val="20"/>
          <w:lang w:eastAsia="en-IN"/>
          <w14:ligatures w14:val="none"/>
        </w:rPr>
        <w:br/>
        <w:t># Second Convolution Layer</w:t>
      </w:r>
      <w:r w:rsidRPr="006B190F">
        <w:rPr>
          <w:rFonts w:ascii="Courier New" w:eastAsia="Times New Roman" w:hAnsi="Courier New" w:cs="Courier New"/>
          <w:kern w:val="0"/>
          <w:sz w:val="20"/>
          <w:szCs w:val="20"/>
          <w:lang w:eastAsia="en-IN"/>
          <w14:ligatures w14:val="none"/>
        </w:rPr>
        <w:br/>
      </w:r>
      <w:proofErr w:type="spellStart"/>
      <w:r w:rsidRPr="006B190F">
        <w:rPr>
          <w:rFonts w:ascii="Courier New" w:eastAsia="Times New Roman" w:hAnsi="Courier New" w:cs="Courier New"/>
          <w:kern w:val="0"/>
          <w:sz w:val="20"/>
          <w:szCs w:val="20"/>
          <w:lang w:eastAsia="en-IN"/>
          <w14:ligatures w14:val="none"/>
        </w:rPr>
        <w:t>model.add</w:t>
      </w:r>
      <w:proofErr w:type="spellEnd"/>
      <w:r w:rsidRPr="006B190F">
        <w:rPr>
          <w:rFonts w:ascii="Courier New" w:eastAsia="Times New Roman" w:hAnsi="Courier New" w:cs="Courier New"/>
          <w:kern w:val="0"/>
          <w:sz w:val="20"/>
          <w:szCs w:val="20"/>
          <w:lang w:eastAsia="en-IN"/>
          <w14:ligatures w14:val="none"/>
        </w:rPr>
        <w:t>(Conv2D(64, (3,3), activation='</w:t>
      </w:r>
      <w:proofErr w:type="spellStart"/>
      <w:r w:rsidRPr="006B190F">
        <w:rPr>
          <w:rFonts w:ascii="Courier New" w:eastAsia="Times New Roman" w:hAnsi="Courier New" w:cs="Courier New"/>
          <w:kern w:val="0"/>
          <w:sz w:val="20"/>
          <w:szCs w:val="20"/>
          <w:lang w:eastAsia="en-IN"/>
          <w14:ligatures w14:val="none"/>
        </w:rPr>
        <w:t>relu</w:t>
      </w:r>
      <w:proofErr w:type="spellEnd"/>
      <w:r w:rsidRPr="006B190F">
        <w:rPr>
          <w:rFonts w:ascii="Courier New" w:eastAsia="Times New Roman" w:hAnsi="Courier New" w:cs="Courier New"/>
          <w:kern w:val="0"/>
          <w:sz w:val="20"/>
          <w:szCs w:val="20"/>
          <w:lang w:eastAsia="en-IN"/>
          <w14:ligatures w14:val="none"/>
        </w:rPr>
        <w:t>'))</w:t>
      </w:r>
      <w:r w:rsidRPr="006B190F">
        <w:rPr>
          <w:rFonts w:ascii="Courier New" w:eastAsia="Times New Roman" w:hAnsi="Courier New" w:cs="Courier New"/>
          <w:kern w:val="0"/>
          <w:sz w:val="20"/>
          <w:szCs w:val="20"/>
          <w:lang w:eastAsia="en-IN"/>
          <w14:ligatures w14:val="none"/>
        </w:rPr>
        <w:br/>
      </w:r>
      <w:proofErr w:type="spellStart"/>
      <w:r w:rsidRPr="006B190F">
        <w:rPr>
          <w:rFonts w:ascii="Courier New" w:eastAsia="Times New Roman" w:hAnsi="Courier New" w:cs="Courier New"/>
          <w:kern w:val="0"/>
          <w:sz w:val="20"/>
          <w:szCs w:val="20"/>
          <w:lang w:eastAsia="en-IN"/>
          <w14:ligatures w14:val="none"/>
        </w:rPr>
        <w:t>model.add</w:t>
      </w:r>
      <w:proofErr w:type="spellEnd"/>
      <w:r w:rsidRPr="006B190F">
        <w:rPr>
          <w:rFonts w:ascii="Courier New" w:eastAsia="Times New Roman" w:hAnsi="Courier New" w:cs="Courier New"/>
          <w:kern w:val="0"/>
          <w:sz w:val="20"/>
          <w:szCs w:val="20"/>
          <w:lang w:eastAsia="en-IN"/>
          <w14:ligatures w14:val="none"/>
        </w:rPr>
        <w:t>(MaxPooling2D(</w:t>
      </w:r>
      <w:proofErr w:type="spellStart"/>
      <w:r w:rsidRPr="006B190F">
        <w:rPr>
          <w:rFonts w:ascii="Courier New" w:eastAsia="Times New Roman" w:hAnsi="Courier New" w:cs="Courier New"/>
          <w:kern w:val="0"/>
          <w:sz w:val="20"/>
          <w:szCs w:val="20"/>
          <w:lang w:eastAsia="en-IN"/>
          <w14:ligatures w14:val="none"/>
        </w:rPr>
        <w:t>pool_size</w:t>
      </w:r>
      <w:proofErr w:type="spellEnd"/>
      <w:r w:rsidRPr="006B190F">
        <w:rPr>
          <w:rFonts w:ascii="Courier New" w:eastAsia="Times New Roman" w:hAnsi="Courier New" w:cs="Courier New"/>
          <w:kern w:val="0"/>
          <w:sz w:val="20"/>
          <w:szCs w:val="20"/>
          <w:lang w:eastAsia="en-IN"/>
          <w14:ligatures w14:val="none"/>
        </w:rPr>
        <w:t>=(2,2)))</w:t>
      </w:r>
      <w:r w:rsidRPr="006B190F">
        <w:rPr>
          <w:rFonts w:ascii="Courier New" w:eastAsia="Times New Roman" w:hAnsi="Courier New" w:cs="Courier New"/>
          <w:kern w:val="0"/>
          <w:sz w:val="20"/>
          <w:szCs w:val="20"/>
          <w:lang w:eastAsia="en-IN"/>
          <w14:ligatures w14:val="none"/>
        </w:rPr>
        <w:br/>
      </w:r>
      <w:r w:rsidRPr="006B190F">
        <w:rPr>
          <w:rFonts w:ascii="Courier New" w:eastAsia="Times New Roman" w:hAnsi="Courier New" w:cs="Courier New"/>
          <w:kern w:val="0"/>
          <w:sz w:val="20"/>
          <w:szCs w:val="20"/>
          <w:lang w:eastAsia="en-IN"/>
          <w14:ligatures w14:val="none"/>
        </w:rPr>
        <w:br/>
        <w:t># Third Convolution Layer</w:t>
      </w:r>
      <w:r w:rsidRPr="006B190F">
        <w:rPr>
          <w:rFonts w:ascii="Courier New" w:eastAsia="Times New Roman" w:hAnsi="Courier New" w:cs="Courier New"/>
          <w:kern w:val="0"/>
          <w:sz w:val="20"/>
          <w:szCs w:val="20"/>
          <w:lang w:eastAsia="en-IN"/>
          <w14:ligatures w14:val="none"/>
        </w:rPr>
        <w:br/>
      </w:r>
      <w:proofErr w:type="spellStart"/>
      <w:r w:rsidRPr="006B190F">
        <w:rPr>
          <w:rFonts w:ascii="Courier New" w:eastAsia="Times New Roman" w:hAnsi="Courier New" w:cs="Courier New"/>
          <w:kern w:val="0"/>
          <w:sz w:val="20"/>
          <w:szCs w:val="20"/>
          <w:lang w:eastAsia="en-IN"/>
          <w14:ligatures w14:val="none"/>
        </w:rPr>
        <w:t>model.add</w:t>
      </w:r>
      <w:proofErr w:type="spellEnd"/>
      <w:r w:rsidRPr="006B190F">
        <w:rPr>
          <w:rFonts w:ascii="Courier New" w:eastAsia="Times New Roman" w:hAnsi="Courier New" w:cs="Courier New"/>
          <w:kern w:val="0"/>
          <w:sz w:val="20"/>
          <w:szCs w:val="20"/>
          <w:lang w:eastAsia="en-IN"/>
          <w14:ligatures w14:val="none"/>
        </w:rPr>
        <w:t>(Conv2D(128, (3,3), activation='</w:t>
      </w:r>
      <w:proofErr w:type="spellStart"/>
      <w:r w:rsidRPr="006B190F">
        <w:rPr>
          <w:rFonts w:ascii="Courier New" w:eastAsia="Times New Roman" w:hAnsi="Courier New" w:cs="Courier New"/>
          <w:kern w:val="0"/>
          <w:sz w:val="20"/>
          <w:szCs w:val="20"/>
          <w:lang w:eastAsia="en-IN"/>
          <w14:ligatures w14:val="none"/>
        </w:rPr>
        <w:t>relu</w:t>
      </w:r>
      <w:proofErr w:type="spellEnd"/>
      <w:r w:rsidRPr="006B190F">
        <w:rPr>
          <w:rFonts w:ascii="Courier New" w:eastAsia="Times New Roman" w:hAnsi="Courier New" w:cs="Courier New"/>
          <w:kern w:val="0"/>
          <w:sz w:val="20"/>
          <w:szCs w:val="20"/>
          <w:lang w:eastAsia="en-IN"/>
          <w14:ligatures w14:val="none"/>
        </w:rPr>
        <w:t>'))</w:t>
      </w:r>
      <w:r w:rsidRPr="006B190F">
        <w:rPr>
          <w:rFonts w:ascii="Courier New" w:eastAsia="Times New Roman" w:hAnsi="Courier New" w:cs="Courier New"/>
          <w:kern w:val="0"/>
          <w:sz w:val="20"/>
          <w:szCs w:val="20"/>
          <w:lang w:eastAsia="en-IN"/>
          <w14:ligatures w14:val="none"/>
        </w:rPr>
        <w:br/>
      </w:r>
      <w:proofErr w:type="spellStart"/>
      <w:r w:rsidRPr="006B190F">
        <w:rPr>
          <w:rFonts w:ascii="Courier New" w:eastAsia="Times New Roman" w:hAnsi="Courier New" w:cs="Courier New"/>
          <w:kern w:val="0"/>
          <w:sz w:val="20"/>
          <w:szCs w:val="20"/>
          <w:lang w:eastAsia="en-IN"/>
          <w14:ligatures w14:val="none"/>
        </w:rPr>
        <w:t>model.add</w:t>
      </w:r>
      <w:proofErr w:type="spellEnd"/>
      <w:r w:rsidRPr="006B190F">
        <w:rPr>
          <w:rFonts w:ascii="Courier New" w:eastAsia="Times New Roman" w:hAnsi="Courier New" w:cs="Courier New"/>
          <w:kern w:val="0"/>
          <w:sz w:val="20"/>
          <w:szCs w:val="20"/>
          <w:lang w:eastAsia="en-IN"/>
          <w14:ligatures w14:val="none"/>
        </w:rPr>
        <w:t>(MaxPooling2D(</w:t>
      </w:r>
      <w:proofErr w:type="spellStart"/>
      <w:r w:rsidRPr="006B190F">
        <w:rPr>
          <w:rFonts w:ascii="Courier New" w:eastAsia="Times New Roman" w:hAnsi="Courier New" w:cs="Courier New"/>
          <w:kern w:val="0"/>
          <w:sz w:val="20"/>
          <w:szCs w:val="20"/>
          <w:lang w:eastAsia="en-IN"/>
          <w14:ligatures w14:val="none"/>
        </w:rPr>
        <w:t>pool_size</w:t>
      </w:r>
      <w:proofErr w:type="spellEnd"/>
      <w:r w:rsidRPr="006B190F">
        <w:rPr>
          <w:rFonts w:ascii="Courier New" w:eastAsia="Times New Roman" w:hAnsi="Courier New" w:cs="Courier New"/>
          <w:kern w:val="0"/>
          <w:sz w:val="20"/>
          <w:szCs w:val="20"/>
          <w:lang w:eastAsia="en-IN"/>
          <w14:ligatures w14:val="none"/>
        </w:rPr>
        <w:t>=(2,2)))</w:t>
      </w:r>
      <w:r w:rsidRPr="006B190F">
        <w:rPr>
          <w:rFonts w:ascii="Courier New" w:eastAsia="Times New Roman" w:hAnsi="Courier New" w:cs="Courier New"/>
          <w:kern w:val="0"/>
          <w:sz w:val="20"/>
          <w:szCs w:val="20"/>
          <w:lang w:eastAsia="en-IN"/>
          <w14:ligatures w14:val="none"/>
        </w:rPr>
        <w:br/>
      </w:r>
      <w:r w:rsidRPr="006B190F">
        <w:rPr>
          <w:rFonts w:ascii="Courier New" w:eastAsia="Times New Roman" w:hAnsi="Courier New" w:cs="Courier New"/>
          <w:kern w:val="0"/>
          <w:sz w:val="20"/>
          <w:szCs w:val="20"/>
          <w:lang w:eastAsia="en-IN"/>
          <w14:ligatures w14:val="none"/>
        </w:rPr>
        <w:br/>
        <w:t># Flattening</w:t>
      </w:r>
      <w:r w:rsidRPr="006B190F">
        <w:rPr>
          <w:rFonts w:ascii="Courier New" w:eastAsia="Times New Roman" w:hAnsi="Courier New" w:cs="Courier New"/>
          <w:kern w:val="0"/>
          <w:sz w:val="20"/>
          <w:szCs w:val="20"/>
          <w:lang w:eastAsia="en-IN"/>
          <w14:ligatures w14:val="none"/>
        </w:rPr>
        <w:br/>
      </w:r>
      <w:proofErr w:type="spellStart"/>
      <w:r w:rsidRPr="006B190F">
        <w:rPr>
          <w:rFonts w:ascii="Courier New" w:eastAsia="Times New Roman" w:hAnsi="Courier New" w:cs="Courier New"/>
          <w:kern w:val="0"/>
          <w:sz w:val="20"/>
          <w:szCs w:val="20"/>
          <w:lang w:eastAsia="en-IN"/>
          <w14:ligatures w14:val="none"/>
        </w:rPr>
        <w:t>model.add</w:t>
      </w:r>
      <w:proofErr w:type="spellEnd"/>
      <w:r w:rsidRPr="006B190F">
        <w:rPr>
          <w:rFonts w:ascii="Courier New" w:eastAsia="Times New Roman" w:hAnsi="Courier New" w:cs="Courier New"/>
          <w:kern w:val="0"/>
          <w:sz w:val="20"/>
          <w:szCs w:val="20"/>
          <w:lang w:eastAsia="en-IN"/>
          <w14:ligatures w14:val="none"/>
        </w:rPr>
        <w:t>(Flatten())</w:t>
      </w:r>
      <w:r w:rsidRPr="006B190F">
        <w:rPr>
          <w:rFonts w:ascii="Courier New" w:eastAsia="Times New Roman" w:hAnsi="Courier New" w:cs="Courier New"/>
          <w:kern w:val="0"/>
          <w:sz w:val="20"/>
          <w:szCs w:val="20"/>
          <w:lang w:eastAsia="en-IN"/>
          <w14:ligatures w14:val="none"/>
        </w:rPr>
        <w:br/>
      </w:r>
      <w:r w:rsidRPr="006B190F">
        <w:rPr>
          <w:rFonts w:ascii="Courier New" w:eastAsia="Times New Roman" w:hAnsi="Courier New" w:cs="Courier New"/>
          <w:kern w:val="0"/>
          <w:sz w:val="20"/>
          <w:szCs w:val="20"/>
          <w:lang w:eastAsia="en-IN"/>
          <w14:ligatures w14:val="none"/>
        </w:rPr>
        <w:br/>
        <w:t># Fully Connected Layer</w:t>
      </w:r>
      <w:r w:rsidRPr="006B190F">
        <w:rPr>
          <w:rFonts w:ascii="Courier New" w:eastAsia="Times New Roman" w:hAnsi="Courier New" w:cs="Courier New"/>
          <w:kern w:val="0"/>
          <w:sz w:val="20"/>
          <w:szCs w:val="20"/>
          <w:lang w:eastAsia="en-IN"/>
          <w14:ligatures w14:val="none"/>
        </w:rPr>
        <w:br/>
      </w:r>
      <w:proofErr w:type="spellStart"/>
      <w:r w:rsidRPr="006B190F">
        <w:rPr>
          <w:rFonts w:ascii="Courier New" w:eastAsia="Times New Roman" w:hAnsi="Courier New" w:cs="Courier New"/>
          <w:kern w:val="0"/>
          <w:sz w:val="20"/>
          <w:szCs w:val="20"/>
          <w:lang w:eastAsia="en-IN"/>
          <w14:ligatures w14:val="none"/>
        </w:rPr>
        <w:t>model.add</w:t>
      </w:r>
      <w:proofErr w:type="spellEnd"/>
      <w:r w:rsidRPr="006B190F">
        <w:rPr>
          <w:rFonts w:ascii="Courier New" w:eastAsia="Times New Roman" w:hAnsi="Courier New" w:cs="Courier New"/>
          <w:kern w:val="0"/>
          <w:sz w:val="20"/>
          <w:szCs w:val="20"/>
          <w:lang w:eastAsia="en-IN"/>
          <w14:ligatures w14:val="none"/>
        </w:rPr>
        <w:t>(Dense(128, activation='</w:t>
      </w:r>
      <w:proofErr w:type="spellStart"/>
      <w:r w:rsidRPr="006B190F">
        <w:rPr>
          <w:rFonts w:ascii="Courier New" w:eastAsia="Times New Roman" w:hAnsi="Courier New" w:cs="Courier New"/>
          <w:kern w:val="0"/>
          <w:sz w:val="20"/>
          <w:szCs w:val="20"/>
          <w:lang w:eastAsia="en-IN"/>
          <w14:ligatures w14:val="none"/>
        </w:rPr>
        <w:t>relu</w:t>
      </w:r>
      <w:proofErr w:type="spellEnd"/>
      <w:r w:rsidRPr="006B190F">
        <w:rPr>
          <w:rFonts w:ascii="Courier New" w:eastAsia="Times New Roman" w:hAnsi="Courier New" w:cs="Courier New"/>
          <w:kern w:val="0"/>
          <w:sz w:val="20"/>
          <w:szCs w:val="20"/>
          <w:lang w:eastAsia="en-IN"/>
          <w14:ligatures w14:val="none"/>
        </w:rPr>
        <w:t>'))</w:t>
      </w:r>
      <w:r w:rsidRPr="006B190F">
        <w:rPr>
          <w:rFonts w:ascii="Courier New" w:eastAsia="Times New Roman" w:hAnsi="Courier New" w:cs="Courier New"/>
          <w:kern w:val="0"/>
          <w:sz w:val="20"/>
          <w:szCs w:val="20"/>
          <w:lang w:eastAsia="en-IN"/>
          <w14:ligatures w14:val="none"/>
        </w:rPr>
        <w:br/>
      </w:r>
      <w:proofErr w:type="spellStart"/>
      <w:r w:rsidRPr="006B190F">
        <w:rPr>
          <w:rFonts w:ascii="Courier New" w:eastAsia="Times New Roman" w:hAnsi="Courier New" w:cs="Courier New"/>
          <w:kern w:val="0"/>
          <w:sz w:val="20"/>
          <w:szCs w:val="20"/>
          <w:lang w:eastAsia="en-IN"/>
          <w14:ligatures w14:val="none"/>
        </w:rPr>
        <w:t>model.add</w:t>
      </w:r>
      <w:proofErr w:type="spellEnd"/>
      <w:r w:rsidRPr="006B190F">
        <w:rPr>
          <w:rFonts w:ascii="Courier New" w:eastAsia="Times New Roman" w:hAnsi="Courier New" w:cs="Courier New"/>
          <w:kern w:val="0"/>
          <w:sz w:val="20"/>
          <w:szCs w:val="20"/>
          <w:lang w:eastAsia="en-IN"/>
          <w14:ligatures w14:val="none"/>
        </w:rPr>
        <w:t>(Dropout(0.5))</w:t>
      </w:r>
      <w:r w:rsidRPr="006B190F">
        <w:rPr>
          <w:rFonts w:ascii="Courier New" w:eastAsia="Times New Roman" w:hAnsi="Courier New" w:cs="Courier New"/>
          <w:kern w:val="0"/>
          <w:sz w:val="20"/>
          <w:szCs w:val="20"/>
          <w:lang w:eastAsia="en-IN"/>
          <w14:ligatures w14:val="none"/>
        </w:rPr>
        <w:br/>
      </w:r>
      <w:r w:rsidRPr="006B190F">
        <w:rPr>
          <w:rFonts w:ascii="Courier New" w:eastAsia="Times New Roman" w:hAnsi="Courier New" w:cs="Courier New"/>
          <w:kern w:val="0"/>
          <w:sz w:val="20"/>
          <w:szCs w:val="20"/>
          <w:lang w:eastAsia="en-IN"/>
          <w14:ligatures w14:val="none"/>
        </w:rPr>
        <w:br/>
        <w:t># Output Layer</w:t>
      </w:r>
      <w:r w:rsidRPr="006B190F">
        <w:rPr>
          <w:rFonts w:ascii="Courier New" w:eastAsia="Times New Roman" w:hAnsi="Courier New" w:cs="Courier New"/>
          <w:kern w:val="0"/>
          <w:sz w:val="20"/>
          <w:szCs w:val="20"/>
          <w:lang w:eastAsia="en-IN"/>
          <w14:ligatures w14:val="none"/>
        </w:rPr>
        <w:br/>
      </w:r>
      <w:proofErr w:type="spellStart"/>
      <w:r w:rsidRPr="006B190F">
        <w:rPr>
          <w:rFonts w:ascii="Courier New" w:eastAsia="Times New Roman" w:hAnsi="Courier New" w:cs="Courier New"/>
          <w:kern w:val="0"/>
          <w:sz w:val="20"/>
          <w:szCs w:val="20"/>
          <w:lang w:eastAsia="en-IN"/>
          <w14:ligatures w14:val="none"/>
        </w:rPr>
        <w:t>model.add</w:t>
      </w:r>
      <w:proofErr w:type="spellEnd"/>
      <w:r w:rsidRPr="006B190F">
        <w:rPr>
          <w:rFonts w:ascii="Courier New" w:eastAsia="Times New Roman" w:hAnsi="Courier New" w:cs="Courier New"/>
          <w:kern w:val="0"/>
          <w:sz w:val="20"/>
          <w:szCs w:val="20"/>
          <w:lang w:eastAsia="en-IN"/>
          <w14:ligatures w14:val="none"/>
        </w:rPr>
        <w:t>(Dense(1, activation='sigmoid'))</w:t>
      </w:r>
    </w:p>
    <w:p w14:paraId="5E922C84" w14:textId="77777777" w:rsidR="006B190F" w:rsidRPr="006B190F" w:rsidRDefault="006B190F" w:rsidP="006B190F">
      <w:pPr>
        <w:spacing w:after="0" w:line="240" w:lineRule="auto"/>
        <w:rPr>
          <w:rFonts w:ascii="Times New Roman" w:eastAsia="Times New Roman" w:hAnsi="Times New Roman" w:cs="Times New Roman"/>
          <w:kern w:val="0"/>
          <w:sz w:val="24"/>
          <w:szCs w:val="24"/>
          <w:lang w:eastAsia="en-IN"/>
          <w14:ligatures w14:val="none"/>
        </w:rPr>
      </w:pPr>
      <w:r w:rsidRPr="006B190F">
        <w:rPr>
          <w:rFonts w:ascii="Times New Roman" w:eastAsia="Times New Roman" w:hAnsi="Times New Roman" w:cs="Times New Roman"/>
          <w:kern w:val="0"/>
          <w:sz w:val="24"/>
          <w:szCs w:val="24"/>
          <w:lang w:eastAsia="en-IN"/>
          <w14:ligatures w14:val="none"/>
        </w:rPr>
        <w:pict w14:anchorId="6751E2AE">
          <v:rect id="_x0000_i1033" style="width:0;height:1.5pt" o:hralign="center" o:hrstd="t" o:hr="t" fillcolor="#a0a0a0" stroked="f"/>
        </w:pict>
      </w:r>
    </w:p>
    <w:p w14:paraId="28C29A7F" w14:textId="77777777" w:rsidR="006B190F" w:rsidRPr="006B190F" w:rsidRDefault="006B190F" w:rsidP="006B190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B190F">
        <w:rPr>
          <w:rFonts w:ascii="Times New Roman" w:eastAsia="Times New Roman" w:hAnsi="Times New Roman" w:cs="Times New Roman"/>
          <w:b/>
          <w:bCs/>
          <w:kern w:val="0"/>
          <w:sz w:val="27"/>
          <w:szCs w:val="27"/>
          <w:lang w:eastAsia="en-IN"/>
          <w14:ligatures w14:val="none"/>
        </w:rPr>
        <w:t>5. Compiling the Model</w:t>
      </w:r>
    </w:p>
    <w:p w14:paraId="4CADCC1C" w14:textId="77777777" w:rsidR="006B190F" w:rsidRPr="006B190F" w:rsidRDefault="006B190F" w:rsidP="006B190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B190F">
        <w:rPr>
          <w:rFonts w:ascii="Times New Roman" w:eastAsia="Times New Roman" w:hAnsi="Times New Roman" w:cs="Times New Roman"/>
          <w:kern w:val="0"/>
          <w:sz w:val="24"/>
          <w:szCs w:val="24"/>
          <w:lang w:eastAsia="en-IN"/>
          <w14:ligatures w14:val="none"/>
        </w:rPr>
        <w:t>The model is compiled using:</w:t>
      </w:r>
    </w:p>
    <w:p w14:paraId="427C1D12" w14:textId="77777777" w:rsidR="006B190F" w:rsidRPr="006B190F" w:rsidRDefault="006B190F" w:rsidP="006B190F">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B190F">
        <w:rPr>
          <w:rFonts w:ascii="Times New Roman" w:eastAsia="Times New Roman" w:hAnsi="Times New Roman" w:cs="Times New Roman"/>
          <w:kern w:val="0"/>
          <w:sz w:val="24"/>
          <w:szCs w:val="24"/>
          <w:lang w:eastAsia="en-IN"/>
          <w14:ligatures w14:val="none"/>
        </w:rPr>
        <w:t xml:space="preserve">Optimizer → Adam </w:t>
      </w:r>
    </w:p>
    <w:p w14:paraId="2E741FA5" w14:textId="77777777" w:rsidR="006B190F" w:rsidRPr="006B190F" w:rsidRDefault="006B190F" w:rsidP="006B190F">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B190F">
        <w:rPr>
          <w:rFonts w:ascii="Times New Roman" w:eastAsia="Times New Roman" w:hAnsi="Times New Roman" w:cs="Times New Roman"/>
          <w:kern w:val="0"/>
          <w:sz w:val="24"/>
          <w:szCs w:val="24"/>
          <w:lang w:eastAsia="en-IN"/>
          <w14:ligatures w14:val="none"/>
        </w:rPr>
        <w:t xml:space="preserve">Loss function → Binary </w:t>
      </w:r>
      <w:proofErr w:type="spellStart"/>
      <w:r w:rsidRPr="006B190F">
        <w:rPr>
          <w:rFonts w:ascii="Times New Roman" w:eastAsia="Times New Roman" w:hAnsi="Times New Roman" w:cs="Times New Roman"/>
          <w:kern w:val="0"/>
          <w:sz w:val="24"/>
          <w:szCs w:val="24"/>
          <w:lang w:eastAsia="en-IN"/>
          <w14:ligatures w14:val="none"/>
        </w:rPr>
        <w:t>Crossentropy</w:t>
      </w:r>
      <w:proofErr w:type="spellEnd"/>
      <w:r w:rsidRPr="006B190F">
        <w:rPr>
          <w:rFonts w:ascii="Times New Roman" w:eastAsia="Times New Roman" w:hAnsi="Times New Roman" w:cs="Times New Roman"/>
          <w:kern w:val="0"/>
          <w:sz w:val="24"/>
          <w:szCs w:val="24"/>
          <w:lang w:eastAsia="en-IN"/>
          <w14:ligatures w14:val="none"/>
        </w:rPr>
        <w:t xml:space="preserve"> </w:t>
      </w:r>
    </w:p>
    <w:p w14:paraId="37EECA31" w14:textId="77777777" w:rsidR="006B190F" w:rsidRPr="006B190F" w:rsidRDefault="006B190F" w:rsidP="006B190F">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B190F">
        <w:rPr>
          <w:rFonts w:ascii="Times New Roman" w:eastAsia="Times New Roman" w:hAnsi="Times New Roman" w:cs="Times New Roman"/>
          <w:kern w:val="0"/>
          <w:sz w:val="24"/>
          <w:szCs w:val="24"/>
          <w:lang w:eastAsia="en-IN"/>
          <w14:ligatures w14:val="none"/>
        </w:rPr>
        <w:t xml:space="preserve">Metric → Accuracy </w:t>
      </w:r>
    </w:p>
    <w:p w14:paraId="5ECF9E0E" w14:textId="77777777" w:rsidR="006B190F" w:rsidRPr="006B190F" w:rsidRDefault="006B190F" w:rsidP="006B19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6B190F">
        <w:rPr>
          <w:rFonts w:ascii="Courier New" w:eastAsia="Times New Roman" w:hAnsi="Courier New" w:cs="Courier New"/>
          <w:kern w:val="0"/>
          <w:sz w:val="20"/>
          <w:szCs w:val="20"/>
          <w:lang w:eastAsia="en-IN"/>
          <w14:ligatures w14:val="none"/>
        </w:rPr>
        <w:t>model.compile</w:t>
      </w:r>
      <w:proofErr w:type="spellEnd"/>
      <w:proofErr w:type="gramEnd"/>
      <w:r w:rsidRPr="006B190F">
        <w:rPr>
          <w:rFonts w:ascii="Courier New" w:eastAsia="Times New Roman" w:hAnsi="Courier New" w:cs="Courier New"/>
          <w:kern w:val="0"/>
          <w:sz w:val="20"/>
          <w:szCs w:val="20"/>
          <w:lang w:eastAsia="en-IN"/>
          <w14:ligatures w14:val="none"/>
        </w:rPr>
        <w:t>(</w:t>
      </w:r>
      <w:r w:rsidRPr="006B190F">
        <w:rPr>
          <w:rFonts w:ascii="Courier New" w:eastAsia="Times New Roman" w:hAnsi="Courier New" w:cs="Courier New"/>
          <w:kern w:val="0"/>
          <w:sz w:val="20"/>
          <w:szCs w:val="20"/>
          <w:lang w:eastAsia="en-IN"/>
          <w14:ligatures w14:val="none"/>
        </w:rPr>
        <w:br/>
        <w:t xml:space="preserve">    optimizer=Adam(</w:t>
      </w:r>
      <w:proofErr w:type="spellStart"/>
      <w:r w:rsidRPr="006B190F">
        <w:rPr>
          <w:rFonts w:ascii="Courier New" w:eastAsia="Times New Roman" w:hAnsi="Courier New" w:cs="Courier New"/>
          <w:kern w:val="0"/>
          <w:sz w:val="20"/>
          <w:szCs w:val="20"/>
          <w:lang w:eastAsia="en-IN"/>
          <w14:ligatures w14:val="none"/>
        </w:rPr>
        <w:t>learning_rate</w:t>
      </w:r>
      <w:proofErr w:type="spellEnd"/>
      <w:r w:rsidRPr="006B190F">
        <w:rPr>
          <w:rFonts w:ascii="Courier New" w:eastAsia="Times New Roman" w:hAnsi="Courier New" w:cs="Courier New"/>
          <w:kern w:val="0"/>
          <w:sz w:val="20"/>
          <w:szCs w:val="20"/>
          <w:lang w:eastAsia="en-IN"/>
          <w14:ligatures w14:val="none"/>
        </w:rPr>
        <w:t>=0.001),</w:t>
      </w:r>
      <w:r w:rsidRPr="006B190F">
        <w:rPr>
          <w:rFonts w:ascii="Courier New" w:eastAsia="Times New Roman" w:hAnsi="Courier New" w:cs="Courier New"/>
          <w:kern w:val="0"/>
          <w:sz w:val="20"/>
          <w:szCs w:val="20"/>
          <w:lang w:eastAsia="en-IN"/>
          <w14:ligatures w14:val="none"/>
        </w:rPr>
        <w:br/>
        <w:t xml:space="preserve">    loss='</w:t>
      </w:r>
      <w:proofErr w:type="spellStart"/>
      <w:r w:rsidRPr="006B190F">
        <w:rPr>
          <w:rFonts w:ascii="Courier New" w:eastAsia="Times New Roman" w:hAnsi="Courier New" w:cs="Courier New"/>
          <w:kern w:val="0"/>
          <w:sz w:val="20"/>
          <w:szCs w:val="20"/>
          <w:lang w:eastAsia="en-IN"/>
          <w14:ligatures w14:val="none"/>
        </w:rPr>
        <w:t>binary_crossentropy</w:t>
      </w:r>
      <w:proofErr w:type="spellEnd"/>
      <w:r w:rsidRPr="006B190F">
        <w:rPr>
          <w:rFonts w:ascii="Courier New" w:eastAsia="Times New Roman" w:hAnsi="Courier New" w:cs="Courier New"/>
          <w:kern w:val="0"/>
          <w:sz w:val="20"/>
          <w:szCs w:val="20"/>
          <w:lang w:eastAsia="en-IN"/>
          <w14:ligatures w14:val="none"/>
        </w:rPr>
        <w:t>',</w:t>
      </w:r>
      <w:r w:rsidRPr="006B190F">
        <w:rPr>
          <w:rFonts w:ascii="Courier New" w:eastAsia="Times New Roman" w:hAnsi="Courier New" w:cs="Courier New"/>
          <w:kern w:val="0"/>
          <w:sz w:val="20"/>
          <w:szCs w:val="20"/>
          <w:lang w:eastAsia="en-IN"/>
          <w14:ligatures w14:val="none"/>
        </w:rPr>
        <w:br/>
      </w:r>
      <w:r w:rsidRPr="006B190F">
        <w:rPr>
          <w:rFonts w:ascii="Courier New" w:eastAsia="Times New Roman" w:hAnsi="Courier New" w:cs="Courier New"/>
          <w:kern w:val="0"/>
          <w:sz w:val="20"/>
          <w:szCs w:val="20"/>
          <w:lang w:eastAsia="en-IN"/>
          <w14:ligatures w14:val="none"/>
        </w:rPr>
        <w:lastRenderedPageBreak/>
        <w:t xml:space="preserve">    metrics=['accuracy']</w:t>
      </w:r>
      <w:r w:rsidRPr="006B190F">
        <w:rPr>
          <w:rFonts w:ascii="Courier New" w:eastAsia="Times New Roman" w:hAnsi="Courier New" w:cs="Courier New"/>
          <w:kern w:val="0"/>
          <w:sz w:val="20"/>
          <w:szCs w:val="20"/>
          <w:lang w:eastAsia="en-IN"/>
          <w14:ligatures w14:val="none"/>
        </w:rPr>
        <w:br/>
        <w:t>)</w:t>
      </w:r>
    </w:p>
    <w:p w14:paraId="5DEF5A46" w14:textId="77777777" w:rsidR="006B190F" w:rsidRPr="006B190F" w:rsidRDefault="006B190F" w:rsidP="006B190F">
      <w:pPr>
        <w:spacing w:after="0" w:line="240" w:lineRule="auto"/>
        <w:rPr>
          <w:rFonts w:ascii="Times New Roman" w:eastAsia="Times New Roman" w:hAnsi="Times New Roman" w:cs="Times New Roman"/>
          <w:kern w:val="0"/>
          <w:sz w:val="24"/>
          <w:szCs w:val="24"/>
          <w:lang w:eastAsia="en-IN"/>
          <w14:ligatures w14:val="none"/>
        </w:rPr>
      </w:pPr>
      <w:r w:rsidRPr="006B190F">
        <w:rPr>
          <w:rFonts w:ascii="Times New Roman" w:eastAsia="Times New Roman" w:hAnsi="Times New Roman" w:cs="Times New Roman"/>
          <w:kern w:val="0"/>
          <w:sz w:val="24"/>
          <w:szCs w:val="24"/>
          <w:lang w:eastAsia="en-IN"/>
          <w14:ligatures w14:val="none"/>
        </w:rPr>
        <w:pict w14:anchorId="4B722CBD">
          <v:rect id="_x0000_i1034" style="width:0;height:1.5pt" o:hralign="center" o:hrstd="t" o:hr="t" fillcolor="#a0a0a0" stroked="f"/>
        </w:pict>
      </w:r>
    </w:p>
    <w:p w14:paraId="42670B71" w14:textId="77777777" w:rsidR="006B190F" w:rsidRPr="006B190F" w:rsidRDefault="006B190F" w:rsidP="006B190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B190F">
        <w:rPr>
          <w:rFonts w:ascii="Times New Roman" w:eastAsia="Times New Roman" w:hAnsi="Times New Roman" w:cs="Times New Roman"/>
          <w:b/>
          <w:bCs/>
          <w:kern w:val="0"/>
          <w:sz w:val="27"/>
          <w:szCs w:val="27"/>
          <w:lang w:eastAsia="en-IN"/>
          <w14:ligatures w14:val="none"/>
        </w:rPr>
        <w:t>6. Training the Model</w:t>
      </w:r>
    </w:p>
    <w:p w14:paraId="062EC9FE" w14:textId="77777777" w:rsidR="006B190F" w:rsidRPr="006B190F" w:rsidRDefault="006B190F" w:rsidP="006B190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B190F">
        <w:rPr>
          <w:rFonts w:ascii="Times New Roman" w:eastAsia="Times New Roman" w:hAnsi="Times New Roman" w:cs="Times New Roman"/>
          <w:kern w:val="0"/>
          <w:sz w:val="24"/>
          <w:szCs w:val="24"/>
          <w:lang w:eastAsia="en-IN"/>
          <w14:ligatures w14:val="none"/>
        </w:rPr>
        <w:t>The model is trained using the training dataset:</w:t>
      </w:r>
    </w:p>
    <w:p w14:paraId="4C07C3E1" w14:textId="77777777" w:rsidR="006B190F" w:rsidRPr="006B190F" w:rsidRDefault="006B190F" w:rsidP="006B19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B190F">
        <w:rPr>
          <w:rFonts w:ascii="Courier New" w:eastAsia="Times New Roman" w:hAnsi="Courier New" w:cs="Courier New"/>
          <w:kern w:val="0"/>
          <w:sz w:val="20"/>
          <w:szCs w:val="20"/>
          <w:lang w:eastAsia="en-IN"/>
          <w14:ligatures w14:val="none"/>
        </w:rPr>
        <w:t xml:space="preserve">history = </w:t>
      </w:r>
      <w:proofErr w:type="spellStart"/>
      <w:proofErr w:type="gramStart"/>
      <w:r w:rsidRPr="006B190F">
        <w:rPr>
          <w:rFonts w:ascii="Courier New" w:eastAsia="Times New Roman" w:hAnsi="Courier New" w:cs="Courier New"/>
          <w:kern w:val="0"/>
          <w:sz w:val="20"/>
          <w:szCs w:val="20"/>
          <w:lang w:eastAsia="en-IN"/>
          <w14:ligatures w14:val="none"/>
        </w:rPr>
        <w:t>model.fit</w:t>
      </w:r>
      <w:proofErr w:type="spellEnd"/>
      <w:r w:rsidRPr="006B190F">
        <w:rPr>
          <w:rFonts w:ascii="Courier New" w:eastAsia="Times New Roman" w:hAnsi="Courier New" w:cs="Courier New"/>
          <w:kern w:val="0"/>
          <w:sz w:val="20"/>
          <w:szCs w:val="20"/>
          <w:lang w:eastAsia="en-IN"/>
          <w14:ligatures w14:val="none"/>
        </w:rPr>
        <w:t>(</w:t>
      </w:r>
      <w:proofErr w:type="gramEnd"/>
      <w:r w:rsidRPr="006B190F">
        <w:rPr>
          <w:rFonts w:ascii="Courier New" w:eastAsia="Times New Roman" w:hAnsi="Courier New" w:cs="Courier New"/>
          <w:kern w:val="0"/>
          <w:sz w:val="20"/>
          <w:szCs w:val="20"/>
          <w:lang w:eastAsia="en-IN"/>
          <w14:ligatures w14:val="none"/>
        </w:rPr>
        <w:br/>
        <w:t xml:space="preserve">    </w:t>
      </w:r>
      <w:proofErr w:type="spellStart"/>
      <w:r w:rsidRPr="006B190F">
        <w:rPr>
          <w:rFonts w:ascii="Courier New" w:eastAsia="Times New Roman" w:hAnsi="Courier New" w:cs="Courier New"/>
          <w:kern w:val="0"/>
          <w:sz w:val="20"/>
          <w:szCs w:val="20"/>
          <w:lang w:eastAsia="en-IN"/>
          <w14:ligatures w14:val="none"/>
        </w:rPr>
        <w:t>train_data</w:t>
      </w:r>
      <w:proofErr w:type="spellEnd"/>
      <w:r w:rsidRPr="006B190F">
        <w:rPr>
          <w:rFonts w:ascii="Courier New" w:eastAsia="Times New Roman" w:hAnsi="Courier New" w:cs="Courier New"/>
          <w:kern w:val="0"/>
          <w:sz w:val="20"/>
          <w:szCs w:val="20"/>
          <w:lang w:eastAsia="en-IN"/>
          <w14:ligatures w14:val="none"/>
        </w:rPr>
        <w:t>,</w:t>
      </w:r>
      <w:r w:rsidRPr="006B190F">
        <w:rPr>
          <w:rFonts w:ascii="Courier New" w:eastAsia="Times New Roman" w:hAnsi="Courier New" w:cs="Courier New"/>
          <w:kern w:val="0"/>
          <w:sz w:val="20"/>
          <w:szCs w:val="20"/>
          <w:lang w:eastAsia="en-IN"/>
          <w14:ligatures w14:val="none"/>
        </w:rPr>
        <w:br/>
        <w:t xml:space="preserve">    epochs=15,</w:t>
      </w:r>
      <w:r w:rsidRPr="006B190F">
        <w:rPr>
          <w:rFonts w:ascii="Courier New" w:eastAsia="Times New Roman" w:hAnsi="Courier New" w:cs="Courier New"/>
          <w:kern w:val="0"/>
          <w:sz w:val="20"/>
          <w:szCs w:val="20"/>
          <w:lang w:eastAsia="en-IN"/>
          <w14:ligatures w14:val="none"/>
        </w:rPr>
        <w:br/>
        <w:t xml:space="preserve">    </w:t>
      </w:r>
      <w:proofErr w:type="spellStart"/>
      <w:r w:rsidRPr="006B190F">
        <w:rPr>
          <w:rFonts w:ascii="Courier New" w:eastAsia="Times New Roman" w:hAnsi="Courier New" w:cs="Courier New"/>
          <w:kern w:val="0"/>
          <w:sz w:val="20"/>
          <w:szCs w:val="20"/>
          <w:lang w:eastAsia="en-IN"/>
          <w14:ligatures w14:val="none"/>
        </w:rPr>
        <w:t>validation_data</w:t>
      </w:r>
      <w:proofErr w:type="spellEnd"/>
      <w:r w:rsidRPr="006B190F">
        <w:rPr>
          <w:rFonts w:ascii="Courier New" w:eastAsia="Times New Roman" w:hAnsi="Courier New" w:cs="Courier New"/>
          <w:kern w:val="0"/>
          <w:sz w:val="20"/>
          <w:szCs w:val="20"/>
          <w:lang w:eastAsia="en-IN"/>
          <w14:ligatures w14:val="none"/>
        </w:rPr>
        <w:t>=</w:t>
      </w:r>
      <w:proofErr w:type="spellStart"/>
      <w:r w:rsidRPr="006B190F">
        <w:rPr>
          <w:rFonts w:ascii="Courier New" w:eastAsia="Times New Roman" w:hAnsi="Courier New" w:cs="Courier New"/>
          <w:kern w:val="0"/>
          <w:sz w:val="20"/>
          <w:szCs w:val="20"/>
          <w:lang w:eastAsia="en-IN"/>
          <w14:ligatures w14:val="none"/>
        </w:rPr>
        <w:t>test_data</w:t>
      </w:r>
      <w:proofErr w:type="spellEnd"/>
      <w:r w:rsidRPr="006B190F">
        <w:rPr>
          <w:rFonts w:ascii="Courier New" w:eastAsia="Times New Roman" w:hAnsi="Courier New" w:cs="Courier New"/>
          <w:kern w:val="0"/>
          <w:sz w:val="20"/>
          <w:szCs w:val="20"/>
          <w:lang w:eastAsia="en-IN"/>
          <w14:ligatures w14:val="none"/>
        </w:rPr>
        <w:br/>
        <w:t>)</w:t>
      </w:r>
    </w:p>
    <w:p w14:paraId="60F267D4" w14:textId="77777777" w:rsidR="006B190F" w:rsidRPr="006B190F" w:rsidRDefault="006B190F" w:rsidP="006B190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B190F">
        <w:rPr>
          <w:rFonts w:ascii="Times New Roman" w:eastAsia="Times New Roman" w:hAnsi="Times New Roman" w:cs="Times New Roman"/>
          <w:kern w:val="0"/>
          <w:sz w:val="24"/>
          <w:szCs w:val="24"/>
          <w:lang w:eastAsia="en-IN"/>
          <w14:ligatures w14:val="none"/>
        </w:rPr>
        <w:t>During training:</w:t>
      </w:r>
    </w:p>
    <w:p w14:paraId="4E8608BB" w14:textId="77777777" w:rsidR="006B190F" w:rsidRPr="006B190F" w:rsidRDefault="006B190F" w:rsidP="006B190F">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B190F">
        <w:rPr>
          <w:rFonts w:ascii="Times New Roman" w:eastAsia="Times New Roman" w:hAnsi="Times New Roman" w:cs="Times New Roman"/>
          <w:kern w:val="0"/>
          <w:sz w:val="24"/>
          <w:szCs w:val="24"/>
          <w:lang w:eastAsia="en-IN"/>
          <w14:ligatures w14:val="none"/>
        </w:rPr>
        <w:t xml:space="preserve">The model learns patterns in images </w:t>
      </w:r>
    </w:p>
    <w:p w14:paraId="0709CA2D" w14:textId="77777777" w:rsidR="006B190F" w:rsidRPr="006B190F" w:rsidRDefault="006B190F" w:rsidP="006B190F">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B190F">
        <w:rPr>
          <w:rFonts w:ascii="Times New Roman" w:eastAsia="Times New Roman" w:hAnsi="Times New Roman" w:cs="Times New Roman"/>
          <w:kern w:val="0"/>
          <w:sz w:val="24"/>
          <w:szCs w:val="24"/>
          <w:lang w:eastAsia="en-IN"/>
          <w14:ligatures w14:val="none"/>
        </w:rPr>
        <w:t xml:space="preserve">Accuracy improves over epochs </w:t>
      </w:r>
    </w:p>
    <w:p w14:paraId="1D9DC477" w14:textId="77777777" w:rsidR="006B190F" w:rsidRPr="006B190F" w:rsidRDefault="006B190F" w:rsidP="006B190F">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B190F">
        <w:rPr>
          <w:rFonts w:ascii="Times New Roman" w:eastAsia="Times New Roman" w:hAnsi="Times New Roman" w:cs="Times New Roman"/>
          <w:kern w:val="0"/>
          <w:sz w:val="24"/>
          <w:szCs w:val="24"/>
          <w:lang w:eastAsia="en-IN"/>
          <w14:ligatures w14:val="none"/>
        </w:rPr>
        <w:t xml:space="preserve">Loss decreases gradually </w:t>
      </w:r>
    </w:p>
    <w:p w14:paraId="4886D1D6" w14:textId="77777777" w:rsidR="006B190F" w:rsidRPr="006B190F" w:rsidRDefault="006B190F" w:rsidP="006B190F">
      <w:pPr>
        <w:spacing w:after="0" w:line="240" w:lineRule="auto"/>
        <w:rPr>
          <w:rFonts w:ascii="Times New Roman" w:eastAsia="Times New Roman" w:hAnsi="Times New Roman" w:cs="Times New Roman"/>
          <w:kern w:val="0"/>
          <w:sz w:val="24"/>
          <w:szCs w:val="24"/>
          <w:lang w:eastAsia="en-IN"/>
          <w14:ligatures w14:val="none"/>
        </w:rPr>
      </w:pPr>
      <w:r w:rsidRPr="006B190F">
        <w:rPr>
          <w:rFonts w:ascii="Times New Roman" w:eastAsia="Times New Roman" w:hAnsi="Times New Roman" w:cs="Times New Roman"/>
          <w:kern w:val="0"/>
          <w:sz w:val="24"/>
          <w:szCs w:val="24"/>
          <w:lang w:eastAsia="en-IN"/>
          <w14:ligatures w14:val="none"/>
        </w:rPr>
        <w:pict w14:anchorId="762B2E57">
          <v:rect id="_x0000_i1035" style="width:0;height:1.5pt" o:hralign="center" o:hrstd="t" o:hr="t" fillcolor="#a0a0a0" stroked="f"/>
        </w:pict>
      </w:r>
    </w:p>
    <w:p w14:paraId="772CD8F4" w14:textId="77777777" w:rsidR="006B190F" w:rsidRPr="006B190F" w:rsidRDefault="006B190F" w:rsidP="006B190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B190F">
        <w:rPr>
          <w:rFonts w:ascii="Times New Roman" w:eastAsia="Times New Roman" w:hAnsi="Times New Roman" w:cs="Times New Roman"/>
          <w:b/>
          <w:bCs/>
          <w:kern w:val="0"/>
          <w:sz w:val="27"/>
          <w:szCs w:val="27"/>
          <w:lang w:eastAsia="en-IN"/>
          <w14:ligatures w14:val="none"/>
        </w:rPr>
        <w:t>7. Evaluating the Model</w:t>
      </w:r>
    </w:p>
    <w:p w14:paraId="0E8BFD28" w14:textId="77777777" w:rsidR="006B190F" w:rsidRPr="006B190F" w:rsidRDefault="006B190F" w:rsidP="006B190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B190F">
        <w:rPr>
          <w:rFonts w:ascii="Times New Roman" w:eastAsia="Times New Roman" w:hAnsi="Times New Roman" w:cs="Times New Roman"/>
          <w:kern w:val="0"/>
          <w:sz w:val="24"/>
          <w:szCs w:val="24"/>
          <w:lang w:eastAsia="en-IN"/>
          <w14:ligatures w14:val="none"/>
        </w:rPr>
        <w:t>After training, the model is evaluated using the test dataset:</w:t>
      </w:r>
    </w:p>
    <w:p w14:paraId="2B7BAC64" w14:textId="77777777" w:rsidR="006B190F" w:rsidRPr="006B190F" w:rsidRDefault="006B190F" w:rsidP="006B19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B190F">
        <w:rPr>
          <w:rFonts w:ascii="Courier New" w:eastAsia="Times New Roman" w:hAnsi="Courier New" w:cs="Courier New"/>
          <w:kern w:val="0"/>
          <w:sz w:val="20"/>
          <w:szCs w:val="20"/>
          <w:lang w:eastAsia="en-IN"/>
          <w14:ligatures w14:val="none"/>
        </w:rPr>
        <w:t xml:space="preserve">loss, accuracy = </w:t>
      </w:r>
      <w:proofErr w:type="spellStart"/>
      <w:proofErr w:type="gramStart"/>
      <w:r w:rsidRPr="006B190F">
        <w:rPr>
          <w:rFonts w:ascii="Courier New" w:eastAsia="Times New Roman" w:hAnsi="Courier New" w:cs="Courier New"/>
          <w:kern w:val="0"/>
          <w:sz w:val="20"/>
          <w:szCs w:val="20"/>
          <w:lang w:eastAsia="en-IN"/>
          <w14:ligatures w14:val="none"/>
        </w:rPr>
        <w:t>model.evaluate</w:t>
      </w:r>
      <w:proofErr w:type="spellEnd"/>
      <w:proofErr w:type="gramEnd"/>
      <w:r w:rsidRPr="006B190F">
        <w:rPr>
          <w:rFonts w:ascii="Courier New" w:eastAsia="Times New Roman" w:hAnsi="Courier New" w:cs="Courier New"/>
          <w:kern w:val="0"/>
          <w:sz w:val="20"/>
          <w:szCs w:val="20"/>
          <w:lang w:eastAsia="en-IN"/>
          <w14:ligatures w14:val="none"/>
        </w:rPr>
        <w:t>(</w:t>
      </w:r>
      <w:proofErr w:type="spellStart"/>
      <w:r w:rsidRPr="006B190F">
        <w:rPr>
          <w:rFonts w:ascii="Courier New" w:eastAsia="Times New Roman" w:hAnsi="Courier New" w:cs="Courier New"/>
          <w:kern w:val="0"/>
          <w:sz w:val="20"/>
          <w:szCs w:val="20"/>
          <w:lang w:eastAsia="en-IN"/>
          <w14:ligatures w14:val="none"/>
        </w:rPr>
        <w:t>test_data</w:t>
      </w:r>
      <w:proofErr w:type="spellEnd"/>
      <w:r w:rsidRPr="006B190F">
        <w:rPr>
          <w:rFonts w:ascii="Courier New" w:eastAsia="Times New Roman" w:hAnsi="Courier New" w:cs="Courier New"/>
          <w:kern w:val="0"/>
          <w:sz w:val="20"/>
          <w:szCs w:val="20"/>
          <w:lang w:eastAsia="en-IN"/>
          <w14:ligatures w14:val="none"/>
        </w:rPr>
        <w:t>)</w:t>
      </w:r>
      <w:r w:rsidRPr="006B190F">
        <w:rPr>
          <w:rFonts w:ascii="Courier New" w:eastAsia="Times New Roman" w:hAnsi="Courier New" w:cs="Courier New"/>
          <w:kern w:val="0"/>
          <w:sz w:val="20"/>
          <w:szCs w:val="20"/>
          <w:lang w:eastAsia="en-IN"/>
          <w14:ligatures w14:val="none"/>
        </w:rPr>
        <w:br/>
      </w:r>
      <w:proofErr w:type="gramStart"/>
      <w:r w:rsidRPr="006B190F">
        <w:rPr>
          <w:rFonts w:ascii="Courier New" w:eastAsia="Times New Roman" w:hAnsi="Courier New" w:cs="Courier New"/>
          <w:kern w:val="0"/>
          <w:sz w:val="20"/>
          <w:szCs w:val="20"/>
          <w:lang w:eastAsia="en-IN"/>
          <w14:ligatures w14:val="none"/>
        </w:rPr>
        <w:t>print(</w:t>
      </w:r>
      <w:proofErr w:type="gramEnd"/>
      <w:r w:rsidRPr="006B190F">
        <w:rPr>
          <w:rFonts w:ascii="Courier New" w:eastAsia="Times New Roman" w:hAnsi="Courier New" w:cs="Courier New"/>
          <w:kern w:val="0"/>
          <w:sz w:val="20"/>
          <w:szCs w:val="20"/>
          <w:lang w:eastAsia="en-IN"/>
          <w14:ligatures w14:val="none"/>
        </w:rPr>
        <w:t>"Test Accuracy:", accuracy)</w:t>
      </w:r>
    </w:p>
    <w:p w14:paraId="42914F65" w14:textId="77777777" w:rsidR="006B190F" w:rsidRPr="006B190F" w:rsidRDefault="006B190F" w:rsidP="006B190F">
      <w:pPr>
        <w:spacing w:after="0" w:line="240" w:lineRule="auto"/>
        <w:rPr>
          <w:rFonts w:ascii="Times New Roman" w:eastAsia="Times New Roman" w:hAnsi="Times New Roman" w:cs="Times New Roman"/>
          <w:kern w:val="0"/>
          <w:sz w:val="24"/>
          <w:szCs w:val="24"/>
          <w:lang w:eastAsia="en-IN"/>
          <w14:ligatures w14:val="none"/>
        </w:rPr>
      </w:pPr>
      <w:r w:rsidRPr="006B190F">
        <w:rPr>
          <w:rFonts w:ascii="Times New Roman" w:eastAsia="Times New Roman" w:hAnsi="Times New Roman" w:cs="Times New Roman"/>
          <w:kern w:val="0"/>
          <w:sz w:val="24"/>
          <w:szCs w:val="24"/>
          <w:lang w:eastAsia="en-IN"/>
          <w14:ligatures w14:val="none"/>
        </w:rPr>
        <w:pict w14:anchorId="719DBE15">
          <v:rect id="_x0000_i1036" style="width:0;height:1.5pt" o:hralign="center" o:hrstd="t" o:hr="t" fillcolor="#a0a0a0" stroked="f"/>
        </w:pict>
      </w:r>
    </w:p>
    <w:p w14:paraId="5B9FB214" w14:textId="77777777" w:rsidR="006B190F" w:rsidRPr="006B190F" w:rsidRDefault="006B190F" w:rsidP="006B190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B190F">
        <w:rPr>
          <w:rFonts w:ascii="Times New Roman" w:eastAsia="Times New Roman" w:hAnsi="Times New Roman" w:cs="Times New Roman"/>
          <w:b/>
          <w:bCs/>
          <w:kern w:val="0"/>
          <w:sz w:val="27"/>
          <w:szCs w:val="27"/>
          <w:lang w:eastAsia="en-IN"/>
          <w14:ligatures w14:val="none"/>
        </w:rPr>
        <w:t>8. Making Predictions</w:t>
      </w:r>
    </w:p>
    <w:p w14:paraId="187F81AF" w14:textId="77777777" w:rsidR="006B190F" w:rsidRPr="006B190F" w:rsidRDefault="006B190F" w:rsidP="006B190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B190F">
        <w:rPr>
          <w:rFonts w:ascii="Times New Roman" w:eastAsia="Times New Roman" w:hAnsi="Times New Roman" w:cs="Times New Roman"/>
          <w:kern w:val="0"/>
          <w:sz w:val="24"/>
          <w:szCs w:val="24"/>
          <w:lang w:eastAsia="en-IN"/>
          <w14:ligatures w14:val="none"/>
        </w:rPr>
        <w:t>Predictions are made on new images:</w:t>
      </w:r>
    </w:p>
    <w:p w14:paraId="6E9ED6EF" w14:textId="77777777" w:rsidR="006B190F" w:rsidRPr="006B190F" w:rsidRDefault="006B190F" w:rsidP="006B19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B190F">
        <w:rPr>
          <w:rFonts w:ascii="Courier New" w:eastAsia="Times New Roman" w:hAnsi="Courier New" w:cs="Courier New"/>
          <w:kern w:val="0"/>
          <w:sz w:val="20"/>
          <w:szCs w:val="20"/>
          <w:lang w:eastAsia="en-IN"/>
          <w14:ligatures w14:val="none"/>
        </w:rPr>
        <w:t xml:space="preserve">predictions = </w:t>
      </w:r>
      <w:proofErr w:type="spellStart"/>
      <w:proofErr w:type="gramStart"/>
      <w:r w:rsidRPr="006B190F">
        <w:rPr>
          <w:rFonts w:ascii="Courier New" w:eastAsia="Times New Roman" w:hAnsi="Courier New" w:cs="Courier New"/>
          <w:kern w:val="0"/>
          <w:sz w:val="20"/>
          <w:szCs w:val="20"/>
          <w:lang w:eastAsia="en-IN"/>
          <w14:ligatures w14:val="none"/>
        </w:rPr>
        <w:t>model.predict</w:t>
      </w:r>
      <w:proofErr w:type="spellEnd"/>
      <w:proofErr w:type="gramEnd"/>
      <w:r w:rsidRPr="006B190F">
        <w:rPr>
          <w:rFonts w:ascii="Courier New" w:eastAsia="Times New Roman" w:hAnsi="Courier New" w:cs="Courier New"/>
          <w:kern w:val="0"/>
          <w:sz w:val="20"/>
          <w:szCs w:val="20"/>
          <w:lang w:eastAsia="en-IN"/>
          <w14:ligatures w14:val="none"/>
        </w:rPr>
        <w:t>(</w:t>
      </w:r>
      <w:proofErr w:type="spellStart"/>
      <w:r w:rsidRPr="006B190F">
        <w:rPr>
          <w:rFonts w:ascii="Courier New" w:eastAsia="Times New Roman" w:hAnsi="Courier New" w:cs="Courier New"/>
          <w:kern w:val="0"/>
          <w:sz w:val="20"/>
          <w:szCs w:val="20"/>
          <w:lang w:eastAsia="en-IN"/>
          <w14:ligatures w14:val="none"/>
        </w:rPr>
        <w:t>test_data</w:t>
      </w:r>
      <w:proofErr w:type="spellEnd"/>
      <w:r w:rsidRPr="006B190F">
        <w:rPr>
          <w:rFonts w:ascii="Courier New" w:eastAsia="Times New Roman" w:hAnsi="Courier New" w:cs="Courier New"/>
          <w:kern w:val="0"/>
          <w:sz w:val="20"/>
          <w:szCs w:val="20"/>
          <w:lang w:eastAsia="en-IN"/>
          <w14:ligatures w14:val="none"/>
        </w:rPr>
        <w:t>)</w:t>
      </w:r>
      <w:r w:rsidRPr="006B190F">
        <w:rPr>
          <w:rFonts w:ascii="Courier New" w:eastAsia="Times New Roman" w:hAnsi="Courier New" w:cs="Courier New"/>
          <w:kern w:val="0"/>
          <w:sz w:val="20"/>
          <w:szCs w:val="20"/>
          <w:lang w:eastAsia="en-IN"/>
          <w14:ligatures w14:val="none"/>
        </w:rPr>
        <w:br/>
        <w:t>predictions = (predictions &gt; 0.5)</w:t>
      </w:r>
    </w:p>
    <w:p w14:paraId="5EA89026" w14:textId="77777777" w:rsidR="006B190F" w:rsidRPr="006B190F" w:rsidRDefault="006B190F" w:rsidP="006B190F">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B190F">
        <w:rPr>
          <w:rFonts w:ascii="Times New Roman" w:eastAsia="Times New Roman" w:hAnsi="Times New Roman" w:cs="Times New Roman"/>
          <w:kern w:val="0"/>
          <w:sz w:val="24"/>
          <w:szCs w:val="24"/>
          <w:lang w:eastAsia="en-IN"/>
          <w14:ligatures w14:val="none"/>
        </w:rPr>
        <w:t xml:space="preserve">Output </w:t>
      </w:r>
      <w:r w:rsidRPr="006B190F">
        <w:rPr>
          <w:rFonts w:ascii="Times New Roman" w:eastAsia="Times New Roman" w:hAnsi="Times New Roman" w:cs="Times New Roman"/>
          <w:b/>
          <w:bCs/>
          <w:kern w:val="0"/>
          <w:sz w:val="24"/>
          <w:szCs w:val="24"/>
          <w:lang w:eastAsia="en-IN"/>
          <w14:ligatures w14:val="none"/>
        </w:rPr>
        <w:t>0 → Benign</w:t>
      </w:r>
      <w:r w:rsidRPr="006B190F">
        <w:rPr>
          <w:rFonts w:ascii="Times New Roman" w:eastAsia="Times New Roman" w:hAnsi="Times New Roman" w:cs="Times New Roman"/>
          <w:kern w:val="0"/>
          <w:sz w:val="24"/>
          <w:szCs w:val="24"/>
          <w:lang w:eastAsia="en-IN"/>
          <w14:ligatures w14:val="none"/>
        </w:rPr>
        <w:t xml:space="preserve"> </w:t>
      </w:r>
    </w:p>
    <w:p w14:paraId="03AEEF6E" w14:textId="77777777" w:rsidR="006B190F" w:rsidRPr="006B190F" w:rsidRDefault="006B190F" w:rsidP="006B190F">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B190F">
        <w:rPr>
          <w:rFonts w:ascii="Times New Roman" w:eastAsia="Times New Roman" w:hAnsi="Times New Roman" w:cs="Times New Roman"/>
          <w:kern w:val="0"/>
          <w:sz w:val="24"/>
          <w:szCs w:val="24"/>
          <w:lang w:eastAsia="en-IN"/>
          <w14:ligatures w14:val="none"/>
        </w:rPr>
        <w:t xml:space="preserve">Output </w:t>
      </w:r>
      <w:r w:rsidRPr="006B190F">
        <w:rPr>
          <w:rFonts w:ascii="Times New Roman" w:eastAsia="Times New Roman" w:hAnsi="Times New Roman" w:cs="Times New Roman"/>
          <w:b/>
          <w:bCs/>
          <w:kern w:val="0"/>
          <w:sz w:val="24"/>
          <w:szCs w:val="24"/>
          <w:lang w:eastAsia="en-IN"/>
          <w14:ligatures w14:val="none"/>
        </w:rPr>
        <w:t>1 → Malignant</w:t>
      </w:r>
      <w:r w:rsidRPr="006B190F">
        <w:rPr>
          <w:rFonts w:ascii="Times New Roman" w:eastAsia="Times New Roman" w:hAnsi="Times New Roman" w:cs="Times New Roman"/>
          <w:kern w:val="0"/>
          <w:sz w:val="24"/>
          <w:szCs w:val="24"/>
          <w:lang w:eastAsia="en-IN"/>
          <w14:ligatures w14:val="none"/>
        </w:rPr>
        <w:t xml:space="preserve"> </w:t>
      </w:r>
    </w:p>
    <w:p w14:paraId="6923F878" w14:textId="77777777" w:rsidR="006B190F" w:rsidRPr="006B190F" w:rsidRDefault="006B190F" w:rsidP="006B190F">
      <w:pPr>
        <w:spacing w:after="0" w:line="240" w:lineRule="auto"/>
        <w:rPr>
          <w:rFonts w:ascii="Times New Roman" w:eastAsia="Times New Roman" w:hAnsi="Times New Roman" w:cs="Times New Roman"/>
          <w:kern w:val="0"/>
          <w:sz w:val="24"/>
          <w:szCs w:val="24"/>
          <w:lang w:eastAsia="en-IN"/>
          <w14:ligatures w14:val="none"/>
        </w:rPr>
      </w:pPr>
      <w:r w:rsidRPr="006B190F">
        <w:rPr>
          <w:rFonts w:ascii="Times New Roman" w:eastAsia="Times New Roman" w:hAnsi="Times New Roman" w:cs="Times New Roman"/>
          <w:kern w:val="0"/>
          <w:sz w:val="24"/>
          <w:szCs w:val="24"/>
          <w:lang w:eastAsia="en-IN"/>
          <w14:ligatures w14:val="none"/>
        </w:rPr>
        <w:pict w14:anchorId="4B921CD8">
          <v:rect id="_x0000_i1037" style="width:0;height:1.5pt" o:hralign="center" o:hrstd="t" o:hr="t" fillcolor="#a0a0a0" stroked="f"/>
        </w:pict>
      </w:r>
    </w:p>
    <w:p w14:paraId="24000590" w14:textId="77777777" w:rsidR="006B190F" w:rsidRPr="006B190F" w:rsidRDefault="006B190F" w:rsidP="006B190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B190F">
        <w:rPr>
          <w:rFonts w:ascii="Times New Roman" w:eastAsia="Times New Roman" w:hAnsi="Times New Roman" w:cs="Times New Roman"/>
          <w:b/>
          <w:bCs/>
          <w:kern w:val="0"/>
          <w:sz w:val="27"/>
          <w:szCs w:val="27"/>
          <w:lang w:eastAsia="en-IN"/>
          <w14:ligatures w14:val="none"/>
        </w:rPr>
        <w:t>9. Visualizing Results</w:t>
      </w:r>
    </w:p>
    <w:p w14:paraId="2FE2235B" w14:textId="77777777" w:rsidR="006B190F" w:rsidRPr="006B190F" w:rsidRDefault="006B190F" w:rsidP="006B190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B190F">
        <w:rPr>
          <w:rFonts w:ascii="Times New Roman" w:eastAsia="Times New Roman" w:hAnsi="Times New Roman" w:cs="Times New Roman"/>
          <w:kern w:val="0"/>
          <w:sz w:val="24"/>
          <w:szCs w:val="24"/>
          <w:lang w:eastAsia="en-IN"/>
          <w14:ligatures w14:val="none"/>
        </w:rPr>
        <w:t>Graphs are plotted for better understanding:</w:t>
      </w:r>
    </w:p>
    <w:p w14:paraId="11731CD3" w14:textId="77777777" w:rsidR="006B190F" w:rsidRPr="006B190F" w:rsidRDefault="006B190F" w:rsidP="006B19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6B190F">
        <w:rPr>
          <w:rFonts w:ascii="Courier New" w:eastAsia="Times New Roman" w:hAnsi="Courier New" w:cs="Courier New"/>
          <w:kern w:val="0"/>
          <w:sz w:val="20"/>
          <w:szCs w:val="20"/>
          <w:lang w:eastAsia="en-IN"/>
          <w14:ligatures w14:val="none"/>
        </w:rPr>
        <w:t>plt.plot</w:t>
      </w:r>
      <w:proofErr w:type="spellEnd"/>
      <w:proofErr w:type="gramEnd"/>
      <w:r w:rsidRPr="006B190F">
        <w:rPr>
          <w:rFonts w:ascii="Courier New" w:eastAsia="Times New Roman" w:hAnsi="Courier New" w:cs="Courier New"/>
          <w:kern w:val="0"/>
          <w:sz w:val="20"/>
          <w:szCs w:val="20"/>
          <w:lang w:eastAsia="en-IN"/>
          <w14:ligatures w14:val="none"/>
        </w:rPr>
        <w:t>(</w:t>
      </w:r>
      <w:proofErr w:type="spellStart"/>
      <w:proofErr w:type="gramStart"/>
      <w:r w:rsidRPr="006B190F">
        <w:rPr>
          <w:rFonts w:ascii="Courier New" w:eastAsia="Times New Roman" w:hAnsi="Courier New" w:cs="Courier New"/>
          <w:kern w:val="0"/>
          <w:sz w:val="20"/>
          <w:szCs w:val="20"/>
          <w:lang w:eastAsia="en-IN"/>
          <w14:ligatures w14:val="none"/>
        </w:rPr>
        <w:t>history.history</w:t>
      </w:r>
      <w:proofErr w:type="spellEnd"/>
      <w:proofErr w:type="gramEnd"/>
      <w:r w:rsidRPr="006B190F">
        <w:rPr>
          <w:rFonts w:ascii="Courier New" w:eastAsia="Times New Roman" w:hAnsi="Courier New" w:cs="Courier New"/>
          <w:kern w:val="0"/>
          <w:sz w:val="20"/>
          <w:szCs w:val="20"/>
          <w:lang w:eastAsia="en-IN"/>
          <w14:ligatures w14:val="none"/>
        </w:rPr>
        <w:t>['accuracy'])</w:t>
      </w:r>
      <w:r w:rsidRPr="006B190F">
        <w:rPr>
          <w:rFonts w:ascii="Courier New" w:eastAsia="Times New Roman" w:hAnsi="Courier New" w:cs="Courier New"/>
          <w:kern w:val="0"/>
          <w:sz w:val="20"/>
          <w:szCs w:val="20"/>
          <w:lang w:eastAsia="en-IN"/>
          <w14:ligatures w14:val="none"/>
        </w:rPr>
        <w:br/>
      </w:r>
      <w:proofErr w:type="spellStart"/>
      <w:proofErr w:type="gramStart"/>
      <w:r w:rsidRPr="006B190F">
        <w:rPr>
          <w:rFonts w:ascii="Courier New" w:eastAsia="Times New Roman" w:hAnsi="Courier New" w:cs="Courier New"/>
          <w:kern w:val="0"/>
          <w:sz w:val="20"/>
          <w:szCs w:val="20"/>
          <w:lang w:eastAsia="en-IN"/>
          <w14:ligatures w14:val="none"/>
        </w:rPr>
        <w:t>plt.plot</w:t>
      </w:r>
      <w:proofErr w:type="spellEnd"/>
      <w:proofErr w:type="gramEnd"/>
      <w:r w:rsidRPr="006B190F">
        <w:rPr>
          <w:rFonts w:ascii="Courier New" w:eastAsia="Times New Roman" w:hAnsi="Courier New" w:cs="Courier New"/>
          <w:kern w:val="0"/>
          <w:sz w:val="20"/>
          <w:szCs w:val="20"/>
          <w:lang w:eastAsia="en-IN"/>
          <w14:ligatures w14:val="none"/>
        </w:rPr>
        <w:t>(</w:t>
      </w:r>
      <w:proofErr w:type="spellStart"/>
      <w:proofErr w:type="gramStart"/>
      <w:r w:rsidRPr="006B190F">
        <w:rPr>
          <w:rFonts w:ascii="Courier New" w:eastAsia="Times New Roman" w:hAnsi="Courier New" w:cs="Courier New"/>
          <w:kern w:val="0"/>
          <w:sz w:val="20"/>
          <w:szCs w:val="20"/>
          <w:lang w:eastAsia="en-IN"/>
          <w14:ligatures w14:val="none"/>
        </w:rPr>
        <w:t>history.history</w:t>
      </w:r>
      <w:proofErr w:type="spellEnd"/>
      <w:proofErr w:type="gramEnd"/>
      <w:r w:rsidRPr="006B190F">
        <w:rPr>
          <w:rFonts w:ascii="Courier New" w:eastAsia="Times New Roman" w:hAnsi="Courier New" w:cs="Courier New"/>
          <w:kern w:val="0"/>
          <w:sz w:val="20"/>
          <w:szCs w:val="20"/>
          <w:lang w:eastAsia="en-IN"/>
          <w14:ligatures w14:val="none"/>
        </w:rPr>
        <w:t>['</w:t>
      </w:r>
      <w:proofErr w:type="spellStart"/>
      <w:r w:rsidRPr="006B190F">
        <w:rPr>
          <w:rFonts w:ascii="Courier New" w:eastAsia="Times New Roman" w:hAnsi="Courier New" w:cs="Courier New"/>
          <w:kern w:val="0"/>
          <w:sz w:val="20"/>
          <w:szCs w:val="20"/>
          <w:lang w:eastAsia="en-IN"/>
          <w14:ligatures w14:val="none"/>
        </w:rPr>
        <w:t>val_accuracy</w:t>
      </w:r>
      <w:proofErr w:type="spellEnd"/>
      <w:r w:rsidRPr="006B190F">
        <w:rPr>
          <w:rFonts w:ascii="Courier New" w:eastAsia="Times New Roman" w:hAnsi="Courier New" w:cs="Courier New"/>
          <w:kern w:val="0"/>
          <w:sz w:val="20"/>
          <w:szCs w:val="20"/>
          <w:lang w:eastAsia="en-IN"/>
          <w14:ligatures w14:val="none"/>
        </w:rPr>
        <w:t>'])</w:t>
      </w:r>
      <w:r w:rsidRPr="006B190F">
        <w:rPr>
          <w:rFonts w:ascii="Courier New" w:eastAsia="Times New Roman" w:hAnsi="Courier New" w:cs="Courier New"/>
          <w:kern w:val="0"/>
          <w:sz w:val="20"/>
          <w:szCs w:val="20"/>
          <w:lang w:eastAsia="en-IN"/>
          <w14:ligatures w14:val="none"/>
        </w:rPr>
        <w:br/>
      </w:r>
      <w:proofErr w:type="spellStart"/>
      <w:proofErr w:type="gramStart"/>
      <w:r w:rsidRPr="006B190F">
        <w:rPr>
          <w:rFonts w:ascii="Courier New" w:eastAsia="Times New Roman" w:hAnsi="Courier New" w:cs="Courier New"/>
          <w:kern w:val="0"/>
          <w:sz w:val="20"/>
          <w:szCs w:val="20"/>
          <w:lang w:eastAsia="en-IN"/>
          <w14:ligatures w14:val="none"/>
        </w:rPr>
        <w:t>plt.title</w:t>
      </w:r>
      <w:proofErr w:type="spellEnd"/>
      <w:proofErr w:type="gramEnd"/>
      <w:r w:rsidRPr="006B190F">
        <w:rPr>
          <w:rFonts w:ascii="Courier New" w:eastAsia="Times New Roman" w:hAnsi="Courier New" w:cs="Courier New"/>
          <w:kern w:val="0"/>
          <w:sz w:val="20"/>
          <w:szCs w:val="20"/>
          <w:lang w:eastAsia="en-IN"/>
          <w14:ligatures w14:val="none"/>
        </w:rPr>
        <w:t>('Model Accuracy')</w:t>
      </w:r>
      <w:r w:rsidRPr="006B190F">
        <w:rPr>
          <w:rFonts w:ascii="Courier New" w:eastAsia="Times New Roman" w:hAnsi="Courier New" w:cs="Courier New"/>
          <w:kern w:val="0"/>
          <w:sz w:val="20"/>
          <w:szCs w:val="20"/>
          <w:lang w:eastAsia="en-IN"/>
          <w14:ligatures w14:val="none"/>
        </w:rPr>
        <w:br/>
      </w:r>
      <w:proofErr w:type="spellStart"/>
      <w:proofErr w:type="gramStart"/>
      <w:r w:rsidRPr="006B190F">
        <w:rPr>
          <w:rFonts w:ascii="Courier New" w:eastAsia="Times New Roman" w:hAnsi="Courier New" w:cs="Courier New"/>
          <w:kern w:val="0"/>
          <w:sz w:val="20"/>
          <w:szCs w:val="20"/>
          <w:lang w:eastAsia="en-IN"/>
          <w14:ligatures w14:val="none"/>
        </w:rPr>
        <w:t>plt.xlabel</w:t>
      </w:r>
      <w:proofErr w:type="spellEnd"/>
      <w:proofErr w:type="gramEnd"/>
      <w:r w:rsidRPr="006B190F">
        <w:rPr>
          <w:rFonts w:ascii="Courier New" w:eastAsia="Times New Roman" w:hAnsi="Courier New" w:cs="Courier New"/>
          <w:kern w:val="0"/>
          <w:sz w:val="20"/>
          <w:szCs w:val="20"/>
          <w:lang w:eastAsia="en-IN"/>
          <w14:ligatures w14:val="none"/>
        </w:rPr>
        <w:t>('Epochs')</w:t>
      </w:r>
      <w:r w:rsidRPr="006B190F">
        <w:rPr>
          <w:rFonts w:ascii="Courier New" w:eastAsia="Times New Roman" w:hAnsi="Courier New" w:cs="Courier New"/>
          <w:kern w:val="0"/>
          <w:sz w:val="20"/>
          <w:szCs w:val="20"/>
          <w:lang w:eastAsia="en-IN"/>
          <w14:ligatures w14:val="none"/>
        </w:rPr>
        <w:br/>
      </w:r>
      <w:proofErr w:type="spellStart"/>
      <w:proofErr w:type="gramStart"/>
      <w:r w:rsidRPr="006B190F">
        <w:rPr>
          <w:rFonts w:ascii="Courier New" w:eastAsia="Times New Roman" w:hAnsi="Courier New" w:cs="Courier New"/>
          <w:kern w:val="0"/>
          <w:sz w:val="20"/>
          <w:szCs w:val="20"/>
          <w:lang w:eastAsia="en-IN"/>
          <w14:ligatures w14:val="none"/>
        </w:rPr>
        <w:t>plt.ylabel</w:t>
      </w:r>
      <w:proofErr w:type="spellEnd"/>
      <w:proofErr w:type="gramEnd"/>
      <w:r w:rsidRPr="006B190F">
        <w:rPr>
          <w:rFonts w:ascii="Courier New" w:eastAsia="Times New Roman" w:hAnsi="Courier New" w:cs="Courier New"/>
          <w:kern w:val="0"/>
          <w:sz w:val="20"/>
          <w:szCs w:val="20"/>
          <w:lang w:eastAsia="en-IN"/>
          <w14:ligatures w14:val="none"/>
        </w:rPr>
        <w:t>('Accuracy')</w:t>
      </w:r>
      <w:r w:rsidRPr="006B190F">
        <w:rPr>
          <w:rFonts w:ascii="Courier New" w:eastAsia="Times New Roman" w:hAnsi="Courier New" w:cs="Courier New"/>
          <w:kern w:val="0"/>
          <w:sz w:val="20"/>
          <w:szCs w:val="20"/>
          <w:lang w:eastAsia="en-IN"/>
          <w14:ligatures w14:val="none"/>
        </w:rPr>
        <w:br/>
      </w:r>
      <w:proofErr w:type="spellStart"/>
      <w:proofErr w:type="gramStart"/>
      <w:r w:rsidRPr="006B190F">
        <w:rPr>
          <w:rFonts w:ascii="Courier New" w:eastAsia="Times New Roman" w:hAnsi="Courier New" w:cs="Courier New"/>
          <w:kern w:val="0"/>
          <w:sz w:val="20"/>
          <w:szCs w:val="20"/>
          <w:lang w:eastAsia="en-IN"/>
          <w14:ligatures w14:val="none"/>
        </w:rPr>
        <w:t>plt.legend</w:t>
      </w:r>
      <w:proofErr w:type="spellEnd"/>
      <w:proofErr w:type="gramEnd"/>
      <w:r w:rsidRPr="006B190F">
        <w:rPr>
          <w:rFonts w:ascii="Courier New" w:eastAsia="Times New Roman" w:hAnsi="Courier New" w:cs="Courier New"/>
          <w:kern w:val="0"/>
          <w:sz w:val="20"/>
          <w:szCs w:val="20"/>
          <w:lang w:eastAsia="en-IN"/>
          <w14:ligatures w14:val="none"/>
        </w:rPr>
        <w:t>(['Train', 'Test'])</w:t>
      </w:r>
      <w:r w:rsidRPr="006B190F">
        <w:rPr>
          <w:rFonts w:ascii="Courier New" w:eastAsia="Times New Roman" w:hAnsi="Courier New" w:cs="Courier New"/>
          <w:kern w:val="0"/>
          <w:sz w:val="20"/>
          <w:szCs w:val="20"/>
          <w:lang w:eastAsia="en-IN"/>
          <w14:ligatures w14:val="none"/>
        </w:rPr>
        <w:br/>
      </w:r>
      <w:proofErr w:type="spellStart"/>
      <w:proofErr w:type="gramStart"/>
      <w:r w:rsidRPr="006B190F">
        <w:rPr>
          <w:rFonts w:ascii="Courier New" w:eastAsia="Times New Roman" w:hAnsi="Courier New" w:cs="Courier New"/>
          <w:kern w:val="0"/>
          <w:sz w:val="20"/>
          <w:szCs w:val="20"/>
          <w:lang w:eastAsia="en-IN"/>
          <w14:ligatures w14:val="none"/>
        </w:rPr>
        <w:t>plt.show</w:t>
      </w:r>
      <w:proofErr w:type="spellEnd"/>
      <w:proofErr w:type="gramEnd"/>
      <w:r w:rsidRPr="006B190F">
        <w:rPr>
          <w:rFonts w:ascii="Courier New" w:eastAsia="Times New Roman" w:hAnsi="Courier New" w:cs="Courier New"/>
          <w:kern w:val="0"/>
          <w:sz w:val="20"/>
          <w:szCs w:val="20"/>
          <w:lang w:eastAsia="en-IN"/>
          <w14:ligatures w14:val="none"/>
        </w:rPr>
        <w:t>()</w:t>
      </w:r>
    </w:p>
    <w:p w14:paraId="08257810" w14:textId="77777777" w:rsidR="006B190F" w:rsidRPr="006B190F" w:rsidRDefault="006B190F" w:rsidP="006B190F">
      <w:pPr>
        <w:spacing w:after="0" w:line="240" w:lineRule="auto"/>
        <w:rPr>
          <w:rFonts w:ascii="Times New Roman" w:eastAsia="Times New Roman" w:hAnsi="Times New Roman" w:cs="Times New Roman"/>
          <w:kern w:val="0"/>
          <w:sz w:val="24"/>
          <w:szCs w:val="24"/>
          <w:lang w:eastAsia="en-IN"/>
          <w14:ligatures w14:val="none"/>
        </w:rPr>
      </w:pPr>
      <w:r w:rsidRPr="006B190F">
        <w:rPr>
          <w:rFonts w:ascii="Times New Roman" w:eastAsia="Times New Roman" w:hAnsi="Times New Roman" w:cs="Times New Roman"/>
          <w:kern w:val="0"/>
          <w:sz w:val="24"/>
          <w:szCs w:val="24"/>
          <w:lang w:eastAsia="en-IN"/>
          <w14:ligatures w14:val="none"/>
        </w:rPr>
        <w:lastRenderedPageBreak/>
        <w:pict w14:anchorId="3F6975FE">
          <v:rect id="_x0000_i1038" style="width:0;height:1.5pt" o:hralign="center" o:hrstd="t" o:hr="t" fillcolor="#a0a0a0" stroked="f"/>
        </w:pict>
      </w:r>
    </w:p>
    <w:p w14:paraId="207BB423" w14:textId="77777777" w:rsidR="006B190F" w:rsidRPr="006B190F" w:rsidRDefault="006B190F" w:rsidP="006B190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B190F">
        <w:rPr>
          <w:rFonts w:ascii="Times New Roman" w:eastAsia="Times New Roman" w:hAnsi="Times New Roman" w:cs="Times New Roman"/>
          <w:b/>
          <w:bCs/>
          <w:kern w:val="0"/>
          <w:sz w:val="27"/>
          <w:szCs w:val="27"/>
          <w:lang w:eastAsia="en-IN"/>
          <w14:ligatures w14:val="none"/>
        </w:rPr>
        <w:t>10. Confusion Matrix</w:t>
      </w:r>
    </w:p>
    <w:p w14:paraId="44BA70A4" w14:textId="77777777" w:rsidR="006B190F" w:rsidRPr="006B190F" w:rsidRDefault="006B190F" w:rsidP="006B190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B190F">
        <w:rPr>
          <w:rFonts w:ascii="Times New Roman" w:eastAsia="Times New Roman" w:hAnsi="Times New Roman" w:cs="Times New Roman"/>
          <w:kern w:val="0"/>
          <w:sz w:val="24"/>
          <w:szCs w:val="24"/>
          <w:lang w:eastAsia="en-IN"/>
          <w14:ligatures w14:val="none"/>
        </w:rPr>
        <w:t>To evaluate classification performance:</w:t>
      </w:r>
    </w:p>
    <w:p w14:paraId="3F8019D2" w14:textId="77777777" w:rsidR="006B190F" w:rsidRPr="006B190F" w:rsidRDefault="006B190F" w:rsidP="006B19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B190F">
        <w:rPr>
          <w:rFonts w:ascii="Courier New" w:eastAsia="Times New Roman" w:hAnsi="Courier New" w:cs="Courier New"/>
          <w:kern w:val="0"/>
          <w:sz w:val="20"/>
          <w:szCs w:val="20"/>
          <w:lang w:eastAsia="en-IN"/>
          <w14:ligatures w14:val="none"/>
        </w:rPr>
        <w:t xml:space="preserve">from </w:t>
      </w:r>
      <w:proofErr w:type="spellStart"/>
      <w:proofErr w:type="gramStart"/>
      <w:r w:rsidRPr="006B190F">
        <w:rPr>
          <w:rFonts w:ascii="Courier New" w:eastAsia="Times New Roman" w:hAnsi="Courier New" w:cs="Courier New"/>
          <w:kern w:val="0"/>
          <w:sz w:val="20"/>
          <w:szCs w:val="20"/>
          <w:lang w:eastAsia="en-IN"/>
          <w14:ligatures w14:val="none"/>
        </w:rPr>
        <w:t>sklearn.metrics</w:t>
      </w:r>
      <w:proofErr w:type="spellEnd"/>
      <w:proofErr w:type="gramEnd"/>
      <w:r w:rsidRPr="006B190F">
        <w:rPr>
          <w:rFonts w:ascii="Courier New" w:eastAsia="Times New Roman" w:hAnsi="Courier New" w:cs="Courier New"/>
          <w:kern w:val="0"/>
          <w:sz w:val="20"/>
          <w:szCs w:val="20"/>
          <w:lang w:eastAsia="en-IN"/>
          <w14:ligatures w14:val="none"/>
        </w:rPr>
        <w:t xml:space="preserve"> import </w:t>
      </w:r>
      <w:proofErr w:type="spellStart"/>
      <w:r w:rsidRPr="006B190F">
        <w:rPr>
          <w:rFonts w:ascii="Courier New" w:eastAsia="Times New Roman" w:hAnsi="Courier New" w:cs="Courier New"/>
          <w:kern w:val="0"/>
          <w:sz w:val="20"/>
          <w:szCs w:val="20"/>
          <w:lang w:eastAsia="en-IN"/>
          <w14:ligatures w14:val="none"/>
        </w:rPr>
        <w:t>confusion_matrix</w:t>
      </w:r>
      <w:proofErr w:type="spellEnd"/>
      <w:r w:rsidRPr="006B190F">
        <w:rPr>
          <w:rFonts w:ascii="Courier New" w:eastAsia="Times New Roman" w:hAnsi="Courier New" w:cs="Courier New"/>
          <w:kern w:val="0"/>
          <w:sz w:val="20"/>
          <w:szCs w:val="20"/>
          <w:lang w:eastAsia="en-IN"/>
          <w14:ligatures w14:val="none"/>
        </w:rPr>
        <w:br/>
        <w:t xml:space="preserve">cm = </w:t>
      </w:r>
      <w:proofErr w:type="spellStart"/>
      <w:r w:rsidRPr="006B190F">
        <w:rPr>
          <w:rFonts w:ascii="Courier New" w:eastAsia="Times New Roman" w:hAnsi="Courier New" w:cs="Courier New"/>
          <w:kern w:val="0"/>
          <w:sz w:val="20"/>
          <w:szCs w:val="20"/>
          <w:lang w:eastAsia="en-IN"/>
          <w14:ligatures w14:val="none"/>
        </w:rPr>
        <w:t>confusion_</w:t>
      </w:r>
      <w:proofErr w:type="gramStart"/>
      <w:r w:rsidRPr="006B190F">
        <w:rPr>
          <w:rFonts w:ascii="Courier New" w:eastAsia="Times New Roman" w:hAnsi="Courier New" w:cs="Courier New"/>
          <w:kern w:val="0"/>
          <w:sz w:val="20"/>
          <w:szCs w:val="20"/>
          <w:lang w:eastAsia="en-IN"/>
          <w14:ligatures w14:val="none"/>
        </w:rPr>
        <w:t>matrix</w:t>
      </w:r>
      <w:proofErr w:type="spellEnd"/>
      <w:r w:rsidRPr="006B190F">
        <w:rPr>
          <w:rFonts w:ascii="Courier New" w:eastAsia="Times New Roman" w:hAnsi="Courier New" w:cs="Courier New"/>
          <w:kern w:val="0"/>
          <w:sz w:val="20"/>
          <w:szCs w:val="20"/>
          <w:lang w:eastAsia="en-IN"/>
          <w14:ligatures w14:val="none"/>
        </w:rPr>
        <w:t>(</w:t>
      </w:r>
      <w:proofErr w:type="spellStart"/>
      <w:proofErr w:type="gramEnd"/>
      <w:r w:rsidRPr="006B190F">
        <w:rPr>
          <w:rFonts w:ascii="Courier New" w:eastAsia="Times New Roman" w:hAnsi="Courier New" w:cs="Courier New"/>
          <w:kern w:val="0"/>
          <w:sz w:val="20"/>
          <w:szCs w:val="20"/>
          <w:lang w:eastAsia="en-IN"/>
          <w14:ligatures w14:val="none"/>
        </w:rPr>
        <w:t>test_</w:t>
      </w:r>
      <w:proofErr w:type="gramStart"/>
      <w:r w:rsidRPr="006B190F">
        <w:rPr>
          <w:rFonts w:ascii="Courier New" w:eastAsia="Times New Roman" w:hAnsi="Courier New" w:cs="Courier New"/>
          <w:kern w:val="0"/>
          <w:sz w:val="20"/>
          <w:szCs w:val="20"/>
          <w:lang w:eastAsia="en-IN"/>
          <w14:ligatures w14:val="none"/>
        </w:rPr>
        <w:t>data.classes</w:t>
      </w:r>
      <w:proofErr w:type="spellEnd"/>
      <w:proofErr w:type="gramEnd"/>
      <w:r w:rsidRPr="006B190F">
        <w:rPr>
          <w:rFonts w:ascii="Courier New" w:eastAsia="Times New Roman" w:hAnsi="Courier New" w:cs="Courier New"/>
          <w:kern w:val="0"/>
          <w:sz w:val="20"/>
          <w:szCs w:val="20"/>
          <w:lang w:eastAsia="en-IN"/>
          <w14:ligatures w14:val="none"/>
        </w:rPr>
        <w:t>, predictions)</w:t>
      </w:r>
      <w:r w:rsidRPr="006B190F">
        <w:rPr>
          <w:rFonts w:ascii="Courier New" w:eastAsia="Times New Roman" w:hAnsi="Courier New" w:cs="Courier New"/>
          <w:kern w:val="0"/>
          <w:sz w:val="20"/>
          <w:szCs w:val="20"/>
          <w:lang w:eastAsia="en-IN"/>
          <w14:ligatures w14:val="none"/>
        </w:rPr>
        <w:br/>
        <w:t>print(cm)</w:t>
      </w:r>
    </w:p>
    <w:p w14:paraId="002E6C78" w14:textId="3ACC3ABA" w:rsidR="002416FB" w:rsidRDefault="002416FB" w:rsidP="00261C3C">
      <w:pPr>
        <w:spacing w:before="100" w:beforeAutospacing="1" w:after="100" w:afterAutospacing="1" w:line="240" w:lineRule="auto"/>
        <w:outlineLvl w:val="3"/>
        <w:rPr>
          <w:rFonts w:cstheme="minorHAnsi"/>
          <w:sz w:val="24"/>
          <w:szCs w:val="24"/>
          <w:lang w:val="en-US"/>
        </w:rPr>
      </w:pPr>
    </w:p>
    <w:p w14:paraId="11259CFC" w14:textId="77777777" w:rsidR="006B190F" w:rsidRDefault="006B190F" w:rsidP="002416FB">
      <w:pPr>
        <w:jc w:val="center"/>
        <w:rPr>
          <w:rFonts w:cstheme="minorHAnsi"/>
          <w:sz w:val="48"/>
          <w:szCs w:val="48"/>
          <w:u w:val="single"/>
          <w:lang w:val="en-US"/>
        </w:rPr>
      </w:pPr>
    </w:p>
    <w:p w14:paraId="171F7F2E" w14:textId="77777777" w:rsidR="006B190F" w:rsidRDefault="006B190F" w:rsidP="002416FB">
      <w:pPr>
        <w:jc w:val="center"/>
        <w:rPr>
          <w:rFonts w:cstheme="minorHAnsi"/>
          <w:sz w:val="48"/>
          <w:szCs w:val="48"/>
          <w:u w:val="single"/>
          <w:lang w:val="en-US"/>
        </w:rPr>
      </w:pPr>
    </w:p>
    <w:p w14:paraId="546EC335" w14:textId="77777777" w:rsidR="006B190F" w:rsidRDefault="006B190F" w:rsidP="002416FB">
      <w:pPr>
        <w:jc w:val="center"/>
        <w:rPr>
          <w:rFonts w:cstheme="minorHAnsi"/>
          <w:sz w:val="48"/>
          <w:szCs w:val="48"/>
          <w:u w:val="single"/>
          <w:lang w:val="en-US"/>
        </w:rPr>
      </w:pPr>
    </w:p>
    <w:p w14:paraId="3CB37233" w14:textId="77777777" w:rsidR="006B190F" w:rsidRDefault="006B190F" w:rsidP="002416FB">
      <w:pPr>
        <w:jc w:val="center"/>
        <w:rPr>
          <w:rFonts w:cstheme="minorHAnsi"/>
          <w:sz w:val="48"/>
          <w:szCs w:val="48"/>
          <w:u w:val="single"/>
          <w:lang w:val="en-US"/>
        </w:rPr>
      </w:pPr>
    </w:p>
    <w:p w14:paraId="764673E0" w14:textId="77777777" w:rsidR="006B190F" w:rsidRDefault="006B190F" w:rsidP="002416FB">
      <w:pPr>
        <w:jc w:val="center"/>
        <w:rPr>
          <w:rFonts w:cstheme="minorHAnsi"/>
          <w:sz w:val="48"/>
          <w:szCs w:val="48"/>
          <w:u w:val="single"/>
          <w:lang w:val="en-US"/>
        </w:rPr>
      </w:pPr>
    </w:p>
    <w:p w14:paraId="0900AF9E" w14:textId="77777777" w:rsidR="006B190F" w:rsidRDefault="006B190F" w:rsidP="002416FB">
      <w:pPr>
        <w:jc w:val="center"/>
        <w:rPr>
          <w:rFonts w:cstheme="minorHAnsi"/>
          <w:sz w:val="48"/>
          <w:szCs w:val="48"/>
          <w:u w:val="single"/>
          <w:lang w:val="en-US"/>
        </w:rPr>
      </w:pPr>
    </w:p>
    <w:p w14:paraId="71C962F4" w14:textId="77777777" w:rsidR="006B190F" w:rsidRDefault="006B190F" w:rsidP="002416FB">
      <w:pPr>
        <w:jc w:val="center"/>
        <w:rPr>
          <w:rFonts w:cstheme="minorHAnsi"/>
          <w:sz w:val="48"/>
          <w:szCs w:val="48"/>
          <w:u w:val="single"/>
          <w:lang w:val="en-US"/>
        </w:rPr>
      </w:pPr>
    </w:p>
    <w:p w14:paraId="435094D1" w14:textId="77777777" w:rsidR="006B190F" w:rsidRDefault="006B190F" w:rsidP="002416FB">
      <w:pPr>
        <w:jc w:val="center"/>
        <w:rPr>
          <w:rFonts w:cstheme="minorHAnsi"/>
          <w:sz w:val="48"/>
          <w:szCs w:val="48"/>
          <w:u w:val="single"/>
          <w:lang w:val="en-US"/>
        </w:rPr>
      </w:pPr>
    </w:p>
    <w:p w14:paraId="740A21E4" w14:textId="77777777" w:rsidR="006B190F" w:rsidRDefault="006B190F" w:rsidP="002416FB">
      <w:pPr>
        <w:jc w:val="center"/>
        <w:rPr>
          <w:rFonts w:cstheme="minorHAnsi"/>
          <w:sz w:val="48"/>
          <w:szCs w:val="48"/>
          <w:u w:val="single"/>
          <w:lang w:val="en-US"/>
        </w:rPr>
      </w:pPr>
    </w:p>
    <w:p w14:paraId="24C26C92" w14:textId="77777777" w:rsidR="006B190F" w:rsidRDefault="006B190F" w:rsidP="002416FB">
      <w:pPr>
        <w:jc w:val="center"/>
        <w:rPr>
          <w:rFonts w:cstheme="minorHAnsi"/>
          <w:sz w:val="48"/>
          <w:szCs w:val="48"/>
          <w:u w:val="single"/>
          <w:lang w:val="en-US"/>
        </w:rPr>
      </w:pPr>
    </w:p>
    <w:p w14:paraId="65519799" w14:textId="77777777" w:rsidR="006B190F" w:rsidRDefault="006B190F" w:rsidP="002416FB">
      <w:pPr>
        <w:jc w:val="center"/>
        <w:rPr>
          <w:rFonts w:cstheme="minorHAnsi"/>
          <w:sz w:val="48"/>
          <w:szCs w:val="48"/>
          <w:u w:val="single"/>
          <w:lang w:val="en-US"/>
        </w:rPr>
      </w:pPr>
    </w:p>
    <w:p w14:paraId="2901E753" w14:textId="77777777" w:rsidR="006B190F" w:rsidRDefault="006B190F" w:rsidP="002416FB">
      <w:pPr>
        <w:jc w:val="center"/>
        <w:rPr>
          <w:rFonts w:cstheme="minorHAnsi"/>
          <w:sz w:val="48"/>
          <w:szCs w:val="48"/>
          <w:u w:val="single"/>
          <w:lang w:val="en-US"/>
        </w:rPr>
      </w:pPr>
    </w:p>
    <w:p w14:paraId="42D8D758" w14:textId="77777777" w:rsidR="006B190F" w:rsidRDefault="006B190F" w:rsidP="002416FB">
      <w:pPr>
        <w:jc w:val="center"/>
        <w:rPr>
          <w:rFonts w:cstheme="minorHAnsi"/>
          <w:sz w:val="48"/>
          <w:szCs w:val="48"/>
          <w:u w:val="single"/>
          <w:lang w:val="en-US"/>
        </w:rPr>
      </w:pPr>
    </w:p>
    <w:p w14:paraId="7E86A3EE" w14:textId="5F4B4663" w:rsidR="002416FB" w:rsidRDefault="002416FB" w:rsidP="002416FB">
      <w:pPr>
        <w:jc w:val="center"/>
        <w:rPr>
          <w:rFonts w:cstheme="minorHAnsi"/>
          <w:sz w:val="48"/>
          <w:szCs w:val="48"/>
          <w:u w:val="single"/>
          <w:lang w:val="en-US"/>
        </w:rPr>
      </w:pPr>
      <w:r w:rsidRPr="002416FB">
        <w:rPr>
          <w:rFonts w:cstheme="minorHAnsi"/>
          <w:sz w:val="48"/>
          <w:szCs w:val="48"/>
          <w:u w:val="single"/>
          <w:lang w:val="en-US"/>
        </w:rPr>
        <w:lastRenderedPageBreak/>
        <w:t xml:space="preserve">RESULTS </w:t>
      </w:r>
    </w:p>
    <w:p w14:paraId="6C70BF3C" w14:textId="77777777" w:rsidR="006B190F" w:rsidRPr="006B190F" w:rsidRDefault="006B190F" w:rsidP="006B190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B190F">
        <w:rPr>
          <w:rFonts w:ascii="Times New Roman" w:eastAsia="Times New Roman" w:hAnsi="Times New Roman" w:cs="Times New Roman"/>
          <w:kern w:val="0"/>
          <w:sz w:val="24"/>
          <w:szCs w:val="24"/>
          <w:lang w:eastAsia="en-IN"/>
          <w14:ligatures w14:val="none"/>
        </w:rPr>
        <w:t>The performance of the Convolutional Neural Network (CNN) model (</w:t>
      </w:r>
      <w:proofErr w:type="spellStart"/>
      <w:r w:rsidRPr="006B190F">
        <w:rPr>
          <w:rFonts w:ascii="Times New Roman" w:eastAsia="Times New Roman" w:hAnsi="Times New Roman" w:cs="Times New Roman"/>
          <w:kern w:val="0"/>
          <w:sz w:val="24"/>
          <w:szCs w:val="24"/>
          <w:lang w:eastAsia="en-IN"/>
          <w14:ligatures w14:val="none"/>
        </w:rPr>
        <w:t>CancerNet</w:t>
      </w:r>
      <w:proofErr w:type="spellEnd"/>
      <w:r w:rsidRPr="006B190F">
        <w:rPr>
          <w:rFonts w:ascii="Times New Roman" w:eastAsia="Times New Roman" w:hAnsi="Times New Roman" w:cs="Times New Roman"/>
          <w:kern w:val="0"/>
          <w:sz w:val="24"/>
          <w:szCs w:val="24"/>
          <w:lang w:eastAsia="en-IN"/>
          <w14:ligatures w14:val="none"/>
        </w:rPr>
        <w:t>) was evaluated using the IDC breast cancer histology image dataset. The dataset was split into training and testing sets in an 80:20 ratio. The model was trained over multiple epochs, and performance metrics were recorded at different stages.</w:t>
      </w:r>
    </w:p>
    <w:p w14:paraId="3C65517D" w14:textId="77777777" w:rsidR="006B190F" w:rsidRPr="006B190F" w:rsidRDefault="006B190F" w:rsidP="006B190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B190F">
        <w:rPr>
          <w:rFonts w:ascii="Times New Roman" w:eastAsia="Times New Roman" w:hAnsi="Times New Roman" w:cs="Times New Roman"/>
          <w:b/>
          <w:bCs/>
          <w:kern w:val="0"/>
          <w:sz w:val="27"/>
          <w:szCs w:val="27"/>
          <w:lang w:eastAsia="en-IN"/>
          <w14:ligatures w14:val="none"/>
        </w:rPr>
        <w:t>7.1 Quantitative Results</w:t>
      </w:r>
    </w:p>
    <w:p w14:paraId="15F40972" w14:textId="77777777" w:rsidR="006B190F" w:rsidRPr="006B190F" w:rsidRDefault="006B190F" w:rsidP="006B190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B190F">
        <w:rPr>
          <w:rFonts w:ascii="Times New Roman" w:eastAsia="Times New Roman" w:hAnsi="Times New Roman" w:cs="Times New Roman"/>
          <w:kern w:val="0"/>
          <w:sz w:val="24"/>
          <w:szCs w:val="24"/>
          <w:lang w:eastAsia="en-IN"/>
          <w14:ligatures w14:val="none"/>
        </w:rPr>
        <w:t>The following table summarizes the performance of the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2"/>
        <w:gridCol w:w="2000"/>
        <w:gridCol w:w="2174"/>
        <w:gridCol w:w="1494"/>
        <w:gridCol w:w="1683"/>
      </w:tblGrid>
      <w:tr w:rsidR="006B190F" w:rsidRPr="006B190F" w14:paraId="67AE165D" w14:textId="77777777">
        <w:trPr>
          <w:tblHeader/>
          <w:tblCellSpacing w:w="15" w:type="dxa"/>
        </w:trPr>
        <w:tc>
          <w:tcPr>
            <w:tcW w:w="0" w:type="auto"/>
            <w:vAlign w:val="center"/>
            <w:hideMark/>
          </w:tcPr>
          <w:p w14:paraId="4E1B1682" w14:textId="77777777" w:rsidR="006B190F" w:rsidRPr="006B190F" w:rsidRDefault="006B190F" w:rsidP="006B190F">
            <w:pPr>
              <w:spacing w:after="0" w:line="240" w:lineRule="auto"/>
              <w:jc w:val="center"/>
              <w:rPr>
                <w:rFonts w:ascii="Times New Roman" w:eastAsia="Times New Roman" w:hAnsi="Times New Roman" w:cs="Times New Roman"/>
                <w:b/>
                <w:bCs/>
                <w:kern w:val="0"/>
                <w:sz w:val="24"/>
                <w:szCs w:val="24"/>
                <w:lang w:eastAsia="en-IN"/>
                <w14:ligatures w14:val="none"/>
              </w:rPr>
            </w:pPr>
            <w:r w:rsidRPr="006B190F">
              <w:rPr>
                <w:rFonts w:ascii="Times New Roman" w:eastAsia="Times New Roman" w:hAnsi="Times New Roman" w:cs="Times New Roman"/>
                <w:b/>
                <w:bCs/>
                <w:kern w:val="0"/>
                <w:sz w:val="24"/>
                <w:szCs w:val="24"/>
                <w:lang w:eastAsia="en-IN"/>
                <w14:ligatures w14:val="none"/>
              </w:rPr>
              <w:t>Epochs</w:t>
            </w:r>
          </w:p>
        </w:tc>
        <w:tc>
          <w:tcPr>
            <w:tcW w:w="0" w:type="auto"/>
            <w:vAlign w:val="center"/>
            <w:hideMark/>
          </w:tcPr>
          <w:p w14:paraId="003B46A2" w14:textId="77777777" w:rsidR="006B190F" w:rsidRPr="006B190F" w:rsidRDefault="006B190F" w:rsidP="006B190F">
            <w:pPr>
              <w:spacing w:after="0" w:line="240" w:lineRule="auto"/>
              <w:jc w:val="center"/>
              <w:rPr>
                <w:rFonts w:ascii="Times New Roman" w:eastAsia="Times New Roman" w:hAnsi="Times New Roman" w:cs="Times New Roman"/>
                <w:b/>
                <w:bCs/>
                <w:kern w:val="0"/>
                <w:sz w:val="24"/>
                <w:szCs w:val="24"/>
                <w:lang w:eastAsia="en-IN"/>
                <w14:ligatures w14:val="none"/>
              </w:rPr>
            </w:pPr>
            <w:r w:rsidRPr="006B190F">
              <w:rPr>
                <w:rFonts w:ascii="Times New Roman" w:eastAsia="Times New Roman" w:hAnsi="Times New Roman" w:cs="Times New Roman"/>
                <w:b/>
                <w:bCs/>
                <w:kern w:val="0"/>
                <w:sz w:val="24"/>
                <w:szCs w:val="24"/>
                <w:lang w:eastAsia="en-IN"/>
                <w14:ligatures w14:val="none"/>
              </w:rPr>
              <w:t>Training Accuracy</w:t>
            </w:r>
          </w:p>
        </w:tc>
        <w:tc>
          <w:tcPr>
            <w:tcW w:w="0" w:type="auto"/>
            <w:vAlign w:val="center"/>
            <w:hideMark/>
          </w:tcPr>
          <w:p w14:paraId="7D115A50" w14:textId="77777777" w:rsidR="006B190F" w:rsidRPr="006B190F" w:rsidRDefault="006B190F" w:rsidP="006B190F">
            <w:pPr>
              <w:spacing w:after="0" w:line="240" w:lineRule="auto"/>
              <w:jc w:val="center"/>
              <w:rPr>
                <w:rFonts w:ascii="Times New Roman" w:eastAsia="Times New Roman" w:hAnsi="Times New Roman" w:cs="Times New Roman"/>
                <w:b/>
                <w:bCs/>
                <w:kern w:val="0"/>
                <w:sz w:val="24"/>
                <w:szCs w:val="24"/>
                <w:lang w:eastAsia="en-IN"/>
                <w14:ligatures w14:val="none"/>
              </w:rPr>
            </w:pPr>
            <w:r w:rsidRPr="006B190F">
              <w:rPr>
                <w:rFonts w:ascii="Times New Roman" w:eastAsia="Times New Roman" w:hAnsi="Times New Roman" w:cs="Times New Roman"/>
                <w:b/>
                <w:bCs/>
                <w:kern w:val="0"/>
                <w:sz w:val="24"/>
                <w:szCs w:val="24"/>
                <w:lang w:eastAsia="en-IN"/>
                <w14:ligatures w14:val="none"/>
              </w:rPr>
              <w:t>Validation Accuracy</w:t>
            </w:r>
          </w:p>
        </w:tc>
        <w:tc>
          <w:tcPr>
            <w:tcW w:w="0" w:type="auto"/>
            <w:vAlign w:val="center"/>
            <w:hideMark/>
          </w:tcPr>
          <w:p w14:paraId="1DC2A860" w14:textId="77777777" w:rsidR="006B190F" w:rsidRPr="006B190F" w:rsidRDefault="006B190F" w:rsidP="006B190F">
            <w:pPr>
              <w:spacing w:after="0" w:line="240" w:lineRule="auto"/>
              <w:jc w:val="center"/>
              <w:rPr>
                <w:rFonts w:ascii="Times New Roman" w:eastAsia="Times New Roman" w:hAnsi="Times New Roman" w:cs="Times New Roman"/>
                <w:b/>
                <w:bCs/>
                <w:kern w:val="0"/>
                <w:sz w:val="24"/>
                <w:szCs w:val="24"/>
                <w:lang w:eastAsia="en-IN"/>
                <w14:ligatures w14:val="none"/>
              </w:rPr>
            </w:pPr>
            <w:r w:rsidRPr="006B190F">
              <w:rPr>
                <w:rFonts w:ascii="Times New Roman" w:eastAsia="Times New Roman" w:hAnsi="Times New Roman" w:cs="Times New Roman"/>
                <w:b/>
                <w:bCs/>
                <w:kern w:val="0"/>
                <w:sz w:val="24"/>
                <w:szCs w:val="24"/>
                <w:lang w:eastAsia="en-IN"/>
                <w14:ligatures w14:val="none"/>
              </w:rPr>
              <w:t>Training Loss</w:t>
            </w:r>
          </w:p>
        </w:tc>
        <w:tc>
          <w:tcPr>
            <w:tcW w:w="0" w:type="auto"/>
            <w:vAlign w:val="center"/>
            <w:hideMark/>
          </w:tcPr>
          <w:p w14:paraId="4FC22FBC" w14:textId="77777777" w:rsidR="006B190F" w:rsidRPr="006B190F" w:rsidRDefault="006B190F" w:rsidP="006B190F">
            <w:pPr>
              <w:spacing w:after="0" w:line="240" w:lineRule="auto"/>
              <w:jc w:val="center"/>
              <w:rPr>
                <w:rFonts w:ascii="Times New Roman" w:eastAsia="Times New Roman" w:hAnsi="Times New Roman" w:cs="Times New Roman"/>
                <w:b/>
                <w:bCs/>
                <w:kern w:val="0"/>
                <w:sz w:val="24"/>
                <w:szCs w:val="24"/>
                <w:lang w:eastAsia="en-IN"/>
                <w14:ligatures w14:val="none"/>
              </w:rPr>
            </w:pPr>
            <w:r w:rsidRPr="006B190F">
              <w:rPr>
                <w:rFonts w:ascii="Times New Roman" w:eastAsia="Times New Roman" w:hAnsi="Times New Roman" w:cs="Times New Roman"/>
                <w:b/>
                <w:bCs/>
                <w:kern w:val="0"/>
                <w:sz w:val="24"/>
                <w:szCs w:val="24"/>
                <w:lang w:eastAsia="en-IN"/>
                <w14:ligatures w14:val="none"/>
              </w:rPr>
              <w:t>Validation Loss</w:t>
            </w:r>
          </w:p>
        </w:tc>
      </w:tr>
      <w:tr w:rsidR="006B190F" w:rsidRPr="006B190F" w14:paraId="696F26F2" w14:textId="77777777">
        <w:trPr>
          <w:tblCellSpacing w:w="15" w:type="dxa"/>
        </w:trPr>
        <w:tc>
          <w:tcPr>
            <w:tcW w:w="0" w:type="auto"/>
            <w:vAlign w:val="center"/>
            <w:hideMark/>
          </w:tcPr>
          <w:p w14:paraId="1C9CCA2D" w14:textId="77777777" w:rsidR="006B190F" w:rsidRPr="006B190F" w:rsidRDefault="006B190F" w:rsidP="006B190F">
            <w:pPr>
              <w:spacing w:after="0" w:line="240" w:lineRule="auto"/>
              <w:rPr>
                <w:rFonts w:ascii="Times New Roman" w:eastAsia="Times New Roman" w:hAnsi="Times New Roman" w:cs="Times New Roman"/>
                <w:kern w:val="0"/>
                <w:sz w:val="24"/>
                <w:szCs w:val="24"/>
                <w:lang w:eastAsia="en-IN"/>
                <w14:ligatures w14:val="none"/>
              </w:rPr>
            </w:pPr>
            <w:r w:rsidRPr="006B190F">
              <w:rPr>
                <w:rFonts w:ascii="Times New Roman" w:eastAsia="Times New Roman" w:hAnsi="Times New Roman" w:cs="Times New Roman"/>
                <w:kern w:val="0"/>
                <w:sz w:val="24"/>
                <w:szCs w:val="24"/>
                <w:lang w:eastAsia="en-IN"/>
                <w14:ligatures w14:val="none"/>
              </w:rPr>
              <w:t>5</w:t>
            </w:r>
          </w:p>
        </w:tc>
        <w:tc>
          <w:tcPr>
            <w:tcW w:w="0" w:type="auto"/>
            <w:vAlign w:val="center"/>
            <w:hideMark/>
          </w:tcPr>
          <w:p w14:paraId="4604D266" w14:textId="77777777" w:rsidR="006B190F" w:rsidRPr="006B190F" w:rsidRDefault="006B190F" w:rsidP="006B190F">
            <w:pPr>
              <w:spacing w:after="0" w:line="240" w:lineRule="auto"/>
              <w:rPr>
                <w:rFonts w:ascii="Times New Roman" w:eastAsia="Times New Roman" w:hAnsi="Times New Roman" w:cs="Times New Roman"/>
                <w:kern w:val="0"/>
                <w:sz w:val="24"/>
                <w:szCs w:val="24"/>
                <w:lang w:eastAsia="en-IN"/>
                <w14:ligatures w14:val="none"/>
              </w:rPr>
            </w:pPr>
            <w:r w:rsidRPr="006B190F">
              <w:rPr>
                <w:rFonts w:ascii="Times New Roman" w:eastAsia="Times New Roman" w:hAnsi="Times New Roman" w:cs="Times New Roman"/>
                <w:kern w:val="0"/>
                <w:sz w:val="24"/>
                <w:szCs w:val="24"/>
                <w:lang w:eastAsia="en-IN"/>
                <w14:ligatures w14:val="none"/>
              </w:rPr>
              <w:t>85.2%</w:t>
            </w:r>
          </w:p>
        </w:tc>
        <w:tc>
          <w:tcPr>
            <w:tcW w:w="0" w:type="auto"/>
            <w:vAlign w:val="center"/>
            <w:hideMark/>
          </w:tcPr>
          <w:p w14:paraId="420879C8" w14:textId="77777777" w:rsidR="006B190F" w:rsidRPr="006B190F" w:rsidRDefault="006B190F" w:rsidP="006B190F">
            <w:pPr>
              <w:spacing w:after="0" w:line="240" w:lineRule="auto"/>
              <w:rPr>
                <w:rFonts w:ascii="Times New Roman" w:eastAsia="Times New Roman" w:hAnsi="Times New Roman" w:cs="Times New Roman"/>
                <w:kern w:val="0"/>
                <w:sz w:val="24"/>
                <w:szCs w:val="24"/>
                <w:lang w:eastAsia="en-IN"/>
                <w14:ligatures w14:val="none"/>
              </w:rPr>
            </w:pPr>
            <w:r w:rsidRPr="006B190F">
              <w:rPr>
                <w:rFonts w:ascii="Times New Roman" w:eastAsia="Times New Roman" w:hAnsi="Times New Roman" w:cs="Times New Roman"/>
                <w:kern w:val="0"/>
                <w:sz w:val="24"/>
                <w:szCs w:val="24"/>
                <w:lang w:eastAsia="en-IN"/>
                <w14:ligatures w14:val="none"/>
              </w:rPr>
              <w:t>82.6%</w:t>
            </w:r>
          </w:p>
        </w:tc>
        <w:tc>
          <w:tcPr>
            <w:tcW w:w="0" w:type="auto"/>
            <w:vAlign w:val="center"/>
            <w:hideMark/>
          </w:tcPr>
          <w:p w14:paraId="5A34C89E" w14:textId="77777777" w:rsidR="006B190F" w:rsidRPr="006B190F" w:rsidRDefault="006B190F" w:rsidP="006B190F">
            <w:pPr>
              <w:spacing w:after="0" w:line="240" w:lineRule="auto"/>
              <w:rPr>
                <w:rFonts w:ascii="Times New Roman" w:eastAsia="Times New Roman" w:hAnsi="Times New Roman" w:cs="Times New Roman"/>
                <w:kern w:val="0"/>
                <w:sz w:val="24"/>
                <w:szCs w:val="24"/>
                <w:lang w:eastAsia="en-IN"/>
                <w14:ligatures w14:val="none"/>
              </w:rPr>
            </w:pPr>
            <w:r w:rsidRPr="006B190F">
              <w:rPr>
                <w:rFonts w:ascii="Times New Roman" w:eastAsia="Times New Roman" w:hAnsi="Times New Roman" w:cs="Times New Roman"/>
                <w:kern w:val="0"/>
                <w:sz w:val="24"/>
                <w:szCs w:val="24"/>
                <w:lang w:eastAsia="en-IN"/>
                <w14:ligatures w14:val="none"/>
              </w:rPr>
              <w:t>0.42</w:t>
            </w:r>
          </w:p>
        </w:tc>
        <w:tc>
          <w:tcPr>
            <w:tcW w:w="0" w:type="auto"/>
            <w:vAlign w:val="center"/>
            <w:hideMark/>
          </w:tcPr>
          <w:p w14:paraId="360142DF" w14:textId="77777777" w:rsidR="006B190F" w:rsidRPr="006B190F" w:rsidRDefault="006B190F" w:rsidP="006B190F">
            <w:pPr>
              <w:spacing w:after="0" w:line="240" w:lineRule="auto"/>
              <w:rPr>
                <w:rFonts w:ascii="Times New Roman" w:eastAsia="Times New Roman" w:hAnsi="Times New Roman" w:cs="Times New Roman"/>
                <w:kern w:val="0"/>
                <w:sz w:val="24"/>
                <w:szCs w:val="24"/>
                <w:lang w:eastAsia="en-IN"/>
                <w14:ligatures w14:val="none"/>
              </w:rPr>
            </w:pPr>
            <w:r w:rsidRPr="006B190F">
              <w:rPr>
                <w:rFonts w:ascii="Times New Roman" w:eastAsia="Times New Roman" w:hAnsi="Times New Roman" w:cs="Times New Roman"/>
                <w:kern w:val="0"/>
                <w:sz w:val="24"/>
                <w:szCs w:val="24"/>
                <w:lang w:eastAsia="en-IN"/>
                <w14:ligatures w14:val="none"/>
              </w:rPr>
              <w:t>0.48</w:t>
            </w:r>
          </w:p>
        </w:tc>
      </w:tr>
      <w:tr w:rsidR="006B190F" w:rsidRPr="006B190F" w14:paraId="496E4427" w14:textId="77777777">
        <w:trPr>
          <w:tblCellSpacing w:w="15" w:type="dxa"/>
        </w:trPr>
        <w:tc>
          <w:tcPr>
            <w:tcW w:w="0" w:type="auto"/>
            <w:vAlign w:val="center"/>
            <w:hideMark/>
          </w:tcPr>
          <w:p w14:paraId="68360C1F" w14:textId="77777777" w:rsidR="006B190F" w:rsidRPr="006B190F" w:rsidRDefault="006B190F" w:rsidP="006B190F">
            <w:pPr>
              <w:spacing w:after="0" w:line="240" w:lineRule="auto"/>
              <w:rPr>
                <w:rFonts w:ascii="Times New Roman" w:eastAsia="Times New Roman" w:hAnsi="Times New Roman" w:cs="Times New Roman"/>
                <w:kern w:val="0"/>
                <w:sz w:val="24"/>
                <w:szCs w:val="24"/>
                <w:lang w:eastAsia="en-IN"/>
                <w14:ligatures w14:val="none"/>
              </w:rPr>
            </w:pPr>
            <w:r w:rsidRPr="006B190F">
              <w:rPr>
                <w:rFonts w:ascii="Times New Roman" w:eastAsia="Times New Roman" w:hAnsi="Times New Roman" w:cs="Times New Roman"/>
                <w:kern w:val="0"/>
                <w:sz w:val="24"/>
                <w:szCs w:val="24"/>
                <w:lang w:eastAsia="en-IN"/>
                <w14:ligatures w14:val="none"/>
              </w:rPr>
              <w:t>10</w:t>
            </w:r>
          </w:p>
        </w:tc>
        <w:tc>
          <w:tcPr>
            <w:tcW w:w="0" w:type="auto"/>
            <w:vAlign w:val="center"/>
            <w:hideMark/>
          </w:tcPr>
          <w:p w14:paraId="7C7BE4EA" w14:textId="77777777" w:rsidR="006B190F" w:rsidRPr="006B190F" w:rsidRDefault="006B190F" w:rsidP="006B190F">
            <w:pPr>
              <w:spacing w:after="0" w:line="240" w:lineRule="auto"/>
              <w:rPr>
                <w:rFonts w:ascii="Times New Roman" w:eastAsia="Times New Roman" w:hAnsi="Times New Roman" w:cs="Times New Roman"/>
                <w:kern w:val="0"/>
                <w:sz w:val="24"/>
                <w:szCs w:val="24"/>
                <w:lang w:eastAsia="en-IN"/>
                <w14:ligatures w14:val="none"/>
              </w:rPr>
            </w:pPr>
            <w:r w:rsidRPr="006B190F">
              <w:rPr>
                <w:rFonts w:ascii="Times New Roman" w:eastAsia="Times New Roman" w:hAnsi="Times New Roman" w:cs="Times New Roman"/>
                <w:kern w:val="0"/>
                <w:sz w:val="24"/>
                <w:szCs w:val="24"/>
                <w:lang w:eastAsia="en-IN"/>
                <w14:ligatures w14:val="none"/>
              </w:rPr>
              <w:t>91.8%</w:t>
            </w:r>
          </w:p>
        </w:tc>
        <w:tc>
          <w:tcPr>
            <w:tcW w:w="0" w:type="auto"/>
            <w:vAlign w:val="center"/>
            <w:hideMark/>
          </w:tcPr>
          <w:p w14:paraId="3809D52D" w14:textId="77777777" w:rsidR="006B190F" w:rsidRPr="006B190F" w:rsidRDefault="006B190F" w:rsidP="006B190F">
            <w:pPr>
              <w:spacing w:after="0" w:line="240" w:lineRule="auto"/>
              <w:rPr>
                <w:rFonts w:ascii="Times New Roman" w:eastAsia="Times New Roman" w:hAnsi="Times New Roman" w:cs="Times New Roman"/>
                <w:kern w:val="0"/>
                <w:sz w:val="24"/>
                <w:szCs w:val="24"/>
                <w:lang w:eastAsia="en-IN"/>
                <w14:ligatures w14:val="none"/>
              </w:rPr>
            </w:pPr>
            <w:r w:rsidRPr="006B190F">
              <w:rPr>
                <w:rFonts w:ascii="Times New Roman" w:eastAsia="Times New Roman" w:hAnsi="Times New Roman" w:cs="Times New Roman"/>
                <w:kern w:val="0"/>
                <w:sz w:val="24"/>
                <w:szCs w:val="24"/>
                <w:lang w:eastAsia="en-IN"/>
                <w14:ligatures w14:val="none"/>
              </w:rPr>
              <w:t>88.9%</w:t>
            </w:r>
          </w:p>
        </w:tc>
        <w:tc>
          <w:tcPr>
            <w:tcW w:w="0" w:type="auto"/>
            <w:vAlign w:val="center"/>
            <w:hideMark/>
          </w:tcPr>
          <w:p w14:paraId="6C43F60A" w14:textId="77777777" w:rsidR="006B190F" w:rsidRPr="006B190F" w:rsidRDefault="006B190F" w:rsidP="006B190F">
            <w:pPr>
              <w:spacing w:after="0" w:line="240" w:lineRule="auto"/>
              <w:rPr>
                <w:rFonts w:ascii="Times New Roman" w:eastAsia="Times New Roman" w:hAnsi="Times New Roman" w:cs="Times New Roman"/>
                <w:kern w:val="0"/>
                <w:sz w:val="24"/>
                <w:szCs w:val="24"/>
                <w:lang w:eastAsia="en-IN"/>
                <w14:ligatures w14:val="none"/>
              </w:rPr>
            </w:pPr>
            <w:r w:rsidRPr="006B190F">
              <w:rPr>
                <w:rFonts w:ascii="Times New Roman" w:eastAsia="Times New Roman" w:hAnsi="Times New Roman" w:cs="Times New Roman"/>
                <w:kern w:val="0"/>
                <w:sz w:val="24"/>
                <w:szCs w:val="24"/>
                <w:lang w:eastAsia="en-IN"/>
                <w14:ligatures w14:val="none"/>
              </w:rPr>
              <w:t>0.28</w:t>
            </w:r>
          </w:p>
        </w:tc>
        <w:tc>
          <w:tcPr>
            <w:tcW w:w="0" w:type="auto"/>
            <w:vAlign w:val="center"/>
            <w:hideMark/>
          </w:tcPr>
          <w:p w14:paraId="0642BD8B" w14:textId="77777777" w:rsidR="006B190F" w:rsidRPr="006B190F" w:rsidRDefault="006B190F" w:rsidP="006B190F">
            <w:pPr>
              <w:spacing w:after="0" w:line="240" w:lineRule="auto"/>
              <w:rPr>
                <w:rFonts w:ascii="Times New Roman" w:eastAsia="Times New Roman" w:hAnsi="Times New Roman" w:cs="Times New Roman"/>
                <w:kern w:val="0"/>
                <w:sz w:val="24"/>
                <w:szCs w:val="24"/>
                <w:lang w:eastAsia="en-IN"/>
                <w14:ligatures w14:val="none"/>
              </w:rPr>
            </w:pPr>
            <w:r w:rsidRPr="006B190F">
              <w:rPr>
                <w:rFonts w:ascii="Times New Roman" w:eastAsia="Times New Roman" w:hAnsi="Times New Roman" w:cs="Times New Roman"/>
                <w:kern w:val="0"/>
                <w:sz w:val="24"/>
                <w:szCs w:val="24"/>
                <w:lang w:eastAsia="en-IN"/>
                <w14:ligatures w14:val="none"/>
              </w:rPr>
              <w:t>0.34</w:t>
            </w:r>
          </w:p>
        </w:tc>
      </w:tr>
      <w:tr w:rsidR="006B190F" w:rsidRPr="006B190F" w14:paraId="517D4841" w14:textId="77777777">
        <w:trPr>
          <w:tblCellSpacing w:w="15" w:type="dxa"/>
        </w:trPr>
        <w:tc>
          <w:tcPr>
            <w:tcW w:w="0" w:type="auto"/>
            <w:vAlign w:val="center"/>
            <w:hideMark/>
          </w:tcPr>
          <w:p w14:paraId="26397106" w14:textId="77777777" w:rsidR="006B190F" w:rsidRPr="006B190F" w:rsidRDefault="006B190F" w:rsidP="006B190F">
            <w:pPr>
              <w:spacing w:after="0" w:line="240" w:lineRule="auto"/>
              <w:rPr>
                <w:rFonts w:ascii="Times New Roman" w:eastAsia="Times New Roman" w:hAnsi="Times New Roman" w:cs="Times New Roman"/>
                <w:kern w:val="0"/>
                <w:sz w:val="24"/>
                <w:szCs w:val="24"/>
                <w:lang w:eastAsia="en-IN"/>
                <w14:ligatures w14:val="none"/>
              </w:rPr>
            </w:pPr>
            <w:r w:rsidRPr="006B190F">
              <w:rPr>
                <w:rFonts w:ascii="Times New Roman" w:eastAsia="Times New Roman" w:hAnsi="Times New Roman" w:cs="Times New Roman"/>
                <w:kern w:val="0"/>
                <w:sz w:val="24"/>
                <w:szCs w:val="24"/>
                <w:lang w:eastAsia="en-IN"/>
                <w14:ligatures w14:val="none"/>
              </w:rPr>
              <w:t>15</w:t>
            </w:r>
          </w:p>
        </w:tc>
        <w:tc>
          <w:tcPr>
            <w:tcW w:w="0" w:type="auto"/>
            <w:vAlign w:val="center"/>
            <w:hideMark/>
          </w:tcPr>
          <w:p w14:paraId="04B1B964" w14:textId="77777777" w:rsidR="006B190F" w:rsidRPr="006B190F" w:rsidRDefault="006B190F" w:rsidP="006B190F">
            <w:pPr>
              <w:spacing w:after="0" w:line="240" w:lineRule="auto"/>
              <w:rPr>
                <w:rFonts w:ascii="Times New Roman" w:eastAsia="Times New Roman" w:hAnsi="Times New Roman" w:cs="Times New Roman"/>
                <w:kern w:val="0"/>
                <w:sz w:val="24"/>
                <w:szCs w:val="24"/>
                <w:lang w:eastAsia="en-IN"/>
                <w14:ligatures w14:val="none"/>
              </w:rPr>
            </w:pPr>
            <w:r w:rsidRPr="006B190F">
              <w:rPr>
                <w:rFonts w:ascii="Times New Roman" w:eastAsia="Times New Roman" w:hAnsi="Times New Roman" w:cs="Times New Roman"/>
                <w:kern w:val="0"/>
                <w:sz w:val="24"/>
                <w:szCs w:val="24"/>
                <w:lang w:eastAsia="en-IN"/>
                <w14:ligatures w14:val="none"/>
              </w:rPr>
              <w:t>95.3%</w:t>
            </w:r>
          </w:p>
        </w:tc>
        <w:tc>
          <w:tcPr>
            <w:tcW w:w="0" w:type="auto"/>
            <w:vAlign w:val="center"/>
            <w:hideMark/>
          </w:tcPr>
          <w:p w14:paraId="3121EC5F" w14:textId="77777777" w:rsidR="006B190F" w:rsidRPr="006B190F" w:rsidRDefault="006B190F" w:rsidP="006B190F">
            <w:pPr>
              <w:spacing w:after="0" w:line="240" w:lineRule="auto"/>
              <w:rPr>
                <w:rFonts w:ascii="Times New Roman" w:eastAsia="Times New Roman" w:hAnsi="Times New Roman" w:cs="Times New Roman"/>
                <w:kern w:val="0"/>
                <w:sz w:val="24"/>
                <w:szCs w:val="24"/>
                <w:lang w:eastAsia="en-IN"/>
                <w14:ligatures w14:val="none"/>
              </w:rPr>
            </w:pPr>
            <w:r w:rsidRPr="006B190F">
              <w:rPr>
                <w:rFonts w:ascii="Times New Roman" w:eastAsia="Times New Roman" w:hAnsi="Times New Roman" w:cs="Times New Roman"/>
                <w:kern w:val="0"/>
                <w:sz w:val="24"/>
                <w:szCs w:val="24"/>
                <w:lang w:eastAsia="en-IN"/>
                <w14:ligatures w14:val="none"/>
              </w:rPr>
              <w:t>91.7%</w:t>
            </w:r>
          </w:p>
        </w:tc>
        <w:tc>
          <w:tcPr>
            <w:tcW w:w="0" w:type="auto"/>
            <w:vAlign w:val="center"/>
            <w:hideMark/>
          </w:tcPr>
          <w:p w14:paraId="7D75D771" w14:textId="77777777" w:rsidR="006B190F" w:rsidRPr="006B190F" w:rsidRDefault="006B190F" w:rsidP="006B190F">
            <w:pPr>
              <w:spacing w:after="0" w:line="240" w:lineRule="auto"/>
              <w:rPr>
                <w:rFonts w:ascii="Times New Roman" w:eastAsia="Times New Roman" w:hAnsi="Times New Roman" w:cs="Times New Roman"/>
                <w:kern w:val="0"/>
                <w:sz w:val="24"/>
                <w:szCs w:val="24"/>
                <w:lang w:eastAsia="en-IN"/>
                <w14:ligatures w14:val="none"/>
              </w:rPr>
            </w:pPr>
            <w:r w:rsidRPr="006B190F">
              <w:rPr>
                <w:rFonts w:ascii="Times New Roman" w:eastAsia="Times New Roman" w:hAnsi="Times New Roman" w:cs="Times New Roman"/>
                <w:kern w:val="0"/>
                <w:sz w:val="24"/>
                <w:szCs w:val="24"/>
                <w:lang w:eastAsia="en-IN"/>
                <w14:ligatures w14:val="none"/>
              </w:rPr>
              <w:t>0.18</w:t>
            </w:r>
          </w:p>
        </w:tc>
        <w:tc>
          <w:tcPr>
            <w:tcW w:w="0" w:type="auto"/>
            <w:vAlign w:val="center"/>
            <w:hideMark/>
          </w:tcPr>
          <w:p w14:paraId="2CD70F93" w14:textId="77777777" w:rsidR="006B190F" w:rsidRPr="006B190F" w:rsidRDefault="006B190F" w:rsidP="006B190F">
            <w:pPr>
              <w:spacing w:after="0" w:line="240" w:lineRule="auto"/>
              <w:rPr>
                <w:rFonts w:ascii="Times New Roman" w:eastAsia="Times New Roman" w:hAnsi="Times New Roman" w:cs="Times New Roman"/>
                <w:kern w:val="0"/>
                <w:sz w:val="24"/>
                <w:szCs w:val="24"/>
                <w:lang w:eastAsia="en-IN"/>
                <w14:ligatures w14:val="none"/>
              </w:rPr>
            </w:pPr>
            <w:r w:rsidRPr="006B190F">
              <w:rPr>
                <w:rFonts w:ascii="Times New Roman" w:eastAsia="Times New Roman" w:hAnsi="Times New Roman" w:cs="Times New Roman"/>
                <w:kern w:val="0"/>
                <w:sz w:val="24"/>
                <w:szCs w:val="24"/>
                <w:lang w:eastAsia="en-IN"/>
                <w14:ligatures w14:val="none"/>
              </w:rPr>
              <w:t>0.26</w:t>
            </w:r>
          </w:p>
        </w:tc>
      </w:tr>
    </w:tbl>
    <w:p w14:paraId="080AED92" w14:textId="77777777" w:rsidR="006B190F" w:rsidRDefault="006B190F" w:rsidP="006B190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B190F">
        <w:rPr>
          <w:rFonts w:ascii="Times New Roman" w:eastAsia="Times New Roman" w:hAnsi="Times New Roman" w:cs="Times New Roman"/>
          <w:kern w:val="0"/>
          <w:sz w:val="24"/>
          <w:szCs w:val="24"/>
          <w:lang w:eastAsia="en-IN"/>
          <w14:ligatures w14:val="none"/>
        </w:rPr>
        <w:t>The results indicate a steady improvement in both training and validation accuracy as the number of epochs increases. The reduction in loss values also confirms effective learning by the model</w:t>
      </w:r>
    </w:p>
    <w:p w14:paraId="4E49B4E3" w14:textId="5D4BAFDB" w:rsidR="006B190F" w:rsidRPr="006B190F" w:rsidRDefault="006B190F" w:rsidP="006B190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B190F">
        <w:rPr>
          <w:rFonts w:ascii="Times New Roman" w:eastAsia="Times New Roman" w:hAnsi="Times New Roman" w:cs="Times New Roman"/>
          <w:kern w:val="0"/>
          <w:sz w:val="24"/>
          <w:szCs w:val="24"/>
          <w:lang w:eastAsia="en-IN"/>
          <w14:ligatures w14:val="none"/>
        </w:rPr>
        <w:t>.</w:t>
      </w:r>
      <w:r w:rsidRPr="006B190F">
        <w:rPr>
          <w:noProof/>
        </w:rPr>
        <w:t xml:space="preserve"> </w:t>
      </w:r>
      <w:r>
        <w:rPr>
          <w:noProof/>
        </w:rPr>
        <w:drawing>
          <wp:inline distT="0" distB="0" distL="0" distR="0" wp14:anchorId="7D1B2EDA" wp14:editId="170FC13C">
            <wp:extent cx="5440680" cy="3307080"/>
            <wp:effectExtent l="0" t="0" r="7620" b="7620"/>
            <wp:docPr id="693631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631356" name=""/>
                    <pic:cNvPicPr/>
                  </pic:nvPicPr>
                  <pic:blipFill rotWithShape="1">
                    <a:blip r:embed="rId6"/>
                    <a:srcRect l="22867" t="24582" r="30202" b="25073"/>
                    <a:stretch>
                      <a:fillRect/>
                    </a:stretch>
                  </pic:blipFill>
                  <pic:spPr bwMode="auto">
                    <a:xfrm>
                      <a:off x="0" y="0"/>
                      <a:ext cx="5440680" cy="3307080"/>
                    </a:xfrm>
                    <a:prstGeom prst="rect">
                      <a:avLst/>
                    </a:prstGeom>
                    <a:ln>
                      <a:noFill/>
                    </a:ln>
                    <a:extLst>
                      <a:ext uri="{53640926-AAD7-44D8-BBD7-CCE9431645EC}">
                        <a14:shadowObscured xmlns:a14="http://schemas.microsoft.com/office/drawing/2010/main"/>
                      </a:ext>
                    </a:extLst>
                  </pic:spPr>
                </pic:pic>
              </a:graphicData>
            </a:graphic>
          </wp:inline>
        </w:drawing>
      </w:r>
    </w:p>
    <w:p w14:paraId="7CAD490B" w14:textId="77777777" w:rsidR="006B190F" w:rsidRPr="006B190F" w:rsidRDefault="006B190F" w:rsidP="006B190F">
      <w:pPr>
        <w:spacing w:after="0" w:line="240" w:lineRule="auto"/>
        <w:rPr>
          <w:rFonts w:ascii="Times New Roman" w:eastAsia="Times New Roman" w:hAnsi="Times New Roman" w:cs="Times New Roman"/>
          <w:kern w:val="0"/>
          <w:sz w:val="24"/>
          <w:szCs w:val="24"/>
          <w:lang w:eastAsia="en-IN"/>
          <w14:ligatures w14:val="none"/>
        </w:rPr>
      </w:pPr>
      <w:r w:rsidRPr="006B190F">
        <w:rPr>
          <w:rFonts w:ascii="Times New Roman" w:eastAsia="Times New Roman" w:hAnsi="Times New Roman" w:cs="Times New Roman"/>
          <w:kern w:val="0"/>
          <w:sz w:val="24"/>
          <w:szCs w:val="24"/>
          <w:lang w:eastAsia="en-IN"/>
          <w14:ligatures w14:val="none"/>
        </w:rPr>
        <w:pict w14:anchorId="0C906CFD">
          <v:rect id="_x0000_i1050" style="width:0;height:1.5pt" o:hralign="center" o:hrstd="t" o:hr="t" fillcolor="#a0a0a0" stroked="f"/>
        </w:pict>
      </w:r>
    </w:p>
    <w:p w14:paraId="1ED8305F" w14:textId="77777777" w:rsidR="006B190F" w:rsidRPr="006B190F" w:rsidRDefault="006B190F" w:rsidP="006B190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B190F">
        <w:rPr>
          <w:rFonts w:ascii="Times New Roman" w:eastAsia="Times New Roman" w:hAnsi="Times New Roman" w:cs="Times New Roman"/>
          <w:b/>
          <w:bCs/>
          <w:kern w:val="0"/>
          <w:sz w:val="27"/>
          <w:szCs w:val="27"/>
          <w:lang w:eastAsia="en-IN"/>
          <w14:ligatures w14:val="none"/>
        </w:rPr>
        <w:t>7.2 Confusion Matrix Analysis</w:t>
      </w:r>
    </w:p>
    <w:p w14:paraId="66C46C46" w14:textId="77777777" w:rsidR="006B190F" w:rsidRPr="006B190F" w:rsidRDefault="006B190F" w:rsidP="006B190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B190F">
        <w:rPr>
          <w:rFonts w:ascii="Times New Roman" w:eastAsia="Times New Roman" w:hAnsi="Times New Roman" w:cs="Times New Roman"/>
          <w:kern w:val="0"/>
          <w:sz w:val="24"/>
          <w:szCs w:val="24"/>
          <w:lang w:eastAsia="en-IN"/>
          <w14:ligatures w14:val="none"/>
        </w:rPr>
        <w:t>The confusion matrix for the final model is as follows: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1"/>
        <w:gridCol w:w="1907"/>
        <w:gridCol w:w="2015"/>
      </w:tblGrid>
      <w:tr w:rsidR="006B190F" w:rsidRPr="006B190F" w14:paraId="7E6F6FC3" w14:textId="77777777">
        <w:trPr>
          <w:tblHeader/>
          <w:tblCellSpacing w:w="15" w:type="dxa"/>
        </w:trPr>
        <w:tc>
          <w:tcPr>
            <w:tcW w:w="0" w:type="auto"/>
            <w:vAlign w:val="center"/>
            <w:hideMark/>
          </w:tcPr>
          <w:p w14:paraId="187AA960" w14:textId="77777777" w:rsidR="006B190F" w:rsidRPr="006B190F" w:rsidRDefault="006B190F" w:rsidP="006B190F">
            <w:pPr>
              <w:spacing w:after="0" w:line="240" w:lineRule="auto"/>
              <w:rPr>
                <w:rFonts w:ascii="Times New Roman" w:eastAsia="Times New Roman" w:hAnsi="Times New Roman" w:cs="Times New Roman"/>
                <w:kern w:val="0"/>
                <w:sz w:val="24"/>
                <w:szCs w:val="24"/>
                <w:lang w:eastAsia="en-IN"/>
                <w14:ligatures w14:val="none"/>
              </w:rPr>
            </w:pPr>
          </w:p>
        </w:tc>
        <w:tc>
          <w:tcPr>
            <w:tcW w:w="0" w:type="auto"/>
            <w:vAlign w:val="center"/>
            <w:hideMark/>
          </w:tcPr>
          <w:p w14:paraId="34C08997" w14:textId="77777777" w:rsidR="006B190F" w:rsidRPr="006B190F" w:rsidRDefault="006B190F" w:rsidP="006B190F">
            <w:pPr>
              <w:spacing w:after="0" w:line="240" w:lineRule="auto"/>
              <w:jc w:val="center"/>
              <w:rPr>
                <w:rFonts w:ascii="Times New Roman" w:eastAsia="Times New Roman" w:hAnsi="Times New Roman" w:cs="Times New Roman"/>
                <w:b/>
                <w:bCs/>
                <w:kern w:val="0"/>
                <w:sz w:val="24"/>
                <w:szCs w:val="24"/>
                <w:lang w:eastAsia="en-IN"/>
                <w14:ligatures w14:val="none"/>
              </w:rPr>
            </w:pPr>
            <w:r w:rsidRPr="006B190F">
              <w:rPr>
                <w:rFonts w:ascii="Times New Roman" w:eastAsia="Times New Roman" w:hAnsi="Times New Roman" w:cs="Times New Roman"/>
                <w:b/>
                <w:bCs/>
                <w:kern w:val="0"/>
                <w:sz w:val="24"/>
                <w:szCs w:val="24"/>
                <w:lang w:eastAsia="en-IN"/>
                <w14:ligatures w14:val="none"/>
              </w:rPr>
              <w:t>Predicted Positive</w:t>
            </w:r>
          </w:p>
        </w:tc>
        <w:tc>
          <w:tcPr>
            <w:tcW w:w="0" w:type="auto"/>
            <w:vAlign w:val="center"/>
            <w:hideMark/>
          </w:tcPr>
          <w:p w14:paraId="596B24CB" w14:textId="77777777" w:rsidR="006B190F" w:rsidRPr="006B190F" w:rsidRDefault="006B190F" w:rsidP="006B190F">
            <w:pPr>
              <w:spacing w:after="0" w:line="240" w:lineRule="auto"/>
              <w:jc w:val="center"/>
              <w:rPr>
                <w:rFonts w:ascii="Times New Roman" w:eastAsia="Times New Roman" w:hAnsi="Times New Roman" w:cs="Times New Roman"/>
                <w:b/>
                <w:bCs/>
                <w:kern w:val="0"/>
                <w:sz w:val="24"/>
                <w:szCs w:val="24"/>
                <w:lang w:eastAsia="en-IN"/>
                <w14:ligatures w14:val="none"/>
              </w:rPr>
            </w:pPr>
            <w:r w:rsidRPr="006B190F">
              <w:rPr>
                <w:rFonts w:ascii="Times New Roman" w:eastAsia="Times New Roman" w:hAnsi="Times New Roman" w:cs="Times New Roman"/>
                <w:b/>
                <w:bCs/>
                <w:kern w:val="0"/>
                <w:sz w:val="24"/>
                <w:szCs w:val="24"/>
                <w:lang w:eastAsia="en-IN"/>
                <w14:ligatures w14:val="none"/>
              </w:rPr>
              <w:t>Predicted Negative</w:t>
            </w:r>
          </w:p>
        </w:tc>
      </w:tr>
      <w:tr w:rsidR="006B190F" w:rsidRPr="006B190F" w14:paraId="3A8DA52A" w14:textId="77777777">
        <w:trPr>
          <w:tblCellSpacing w:w="15" w:type="dxa"/>
        </w:trPr>
        <w:tc>
          <w:tcPr>
            <w:tcW w:w="0" w:type="auto"/>
            <w:vAlign w:val="center"/>
            <w:hideMark/>
          </w:tcPr>
          <w:p w14:paraId="141F7AE3" w14:textId="77777777" w:rsidR="006B190F" w:rsidRPr="006B190F" w:rsidRDefault="006B190F" w:rsidP="006B190F">
            <w:pPr>
              <w:spacing w:after="0" w:line="240" w:lineRule="auto"/>
              <w:rPr>
                <w:rFonts w:ascii="Times New Roman" w:eastAsia="Times New Roman" w:hAnsi="Times New Roman" w:cs="Times New Roman"/>
                <w:kern w:val="0"/>
                <w:sz w:val="24"/>
                <w:szCs w:val="24"/>
                <w:lang w:eastAsia="en-IN"/>
                <w14:ligatures w14:val="none"/>
              </w:rPr>
            </w:pPr>
            <w:r w:rsidRPr="006B190F">
              <w:rPr>
                <w:rFonts w:ascii="Times New Roman" w:eastAsia="Times New Roman" w:hAnsi="Times New Roman" w:cs="Times New Roman"/>
                <w:kern w:val="0"/>
                <w:sz w:val="24"/>
                <w:szCs w:val="24"/>
                <w:lang w:eastAsia="en-IN"/>
                <w14:ligatures w14:val="none"/>
              </w:rPr>
              <w:t>Actual Positive</w:t>
            </w:r>
          </w:p>
        </w:tc>
        <w:tc>
          <w:tcPr>
            <w:tcW w:w="0" w:type="auto"/>
            <w:vAlign w:val="center"/>
            <w:hideMark/>
          </w:tcPr>
          <w:p w14:paraId="16BA1170" w14:textId="77777777" w:rsidR="006B190F" w:rsidRPr="006B190F" w:rsidRDefault="006B190F" w:rsidP="006B190F">
            <w:pPr>
              <w:spacing w:after="0" w:line="240" w:lineRule="auto"/>
              <w:rPr>
                <w:rFonts w:ascii="Times New Roman" w:eastAsia="Times New Roman" w:hAnsi="Times New Roman" w:cs="Times New Roman"/>
                <w:kern w:val="0"/>
                <w:sz w:val="24"/>
                <w:szCs w:val="24"/>
                <w:lang w:eastAsia="en-IN"/>
                <w14:ligatures w14:val="none"/>
              </w:rPr>
            </w:pPr>
            <w:r w:rsidRPr="006B190F">
              <w:rPr>
                <w:rFonts w:ascii="Times New Roman" w:eastAsia="Times New Roman" w:hAnsi="Times New Roman" w:cs="Times New Roman"/>
                <w:kern w:val="0"/>
                <w:sz w:val="24"/>
                <w:szCs w:val="24"/>
                <w:lang w:eastAsia="en-IN"/>
                <w14:ligatures w14:val="none"/>
              </w:rPr>
              <w:t>15,200</w:t>
            </w:r>
          </w:p>
        </w:tc>
        <w:tc>
          <w:tcPr>
            <w:tcW w:w="0" w:type="auto"/>
            <w:vAlign w:val="center"/>
            <w:hideMark/>
          </w:tcPr>
          <w:p w14:paraId="7B3BA749" w14:textId="77777777" w:rsidR="006B190F" w:rsidRPr="006B190F" w:rsidRDefault="006B190F" w:rsidP="006B190F">
            <w:pPr>
              <w:spacing w:after="0" w:line="240" w:lineRule="auto"/>
              <w:rPr>
                <w:rFonts w:ascii="Times New Roman" w:eastAsia="Times New Roman" w:hAnsi="Times New Roman" w:cs="Times New Roman"/>
                <w:kern w:val="0"/>
                <w:sz w:val="24"/>
                <w:szCs w:val="24"/>
                <w:lang w:eastAsia="en-IN"/>
                <w14:ligatures w14:val="none"/>
              </w:rPr>
            </w:pPr>
            <w:r w:rsidRPr="006B190F">
              <w:rPr>
                <w:rFonts w:ascii="Times New Roman" w:eastAsia="Times New Roman" w:hAnsi="Times New Roman" w:cs="Times New Roman"/>
                <w:kern w:val="0"/>
                <w:sz w:val="24"/>
                <w:szCs w:val="24"/>
                <w:lang w:eastAsia="en-IN"/>
                <w14:ligatures w14:val="none"/>
              </w:rPr>
              <w:t>1,100</w:t>
            </w:r>
          </w:p>
        </w:tc>
      </w:tr>
      <w:tr w:rsidR="006B190F" w:rsidRPr="006B190F" w14:paraId="59AE3081" w14:textId="77777777">
        <w:trPr>
          <w:tblCellSpacing w:w="15" w:type="dxa"/>
        </w:trPr>
        <w:tc>
          <w:tcPr>
            <w:tcW w:w="0" w:type="auto"/>
            <w:vAlign w:val="center"/>
            <w:hideMark/>
          </w:tcPr>
          <w:p w14:paraId="670609A8" w14:textId="77777777" w:rsidR="006B190F" w:rsidRPr="006B190F" w:rsidRDefault="006B190F" w:rsidP="006B190F">
            <w:pPr>
              <w:spacing w:after="0" w:line="240" w:lineRule="auto"/>
              <w:rPr>
                <w:rFonts w:ascii="Times New Roman" w:eastAsia="Times New Roman" w:hAnsi="Times New Roman" w:cs="Times New Roman"/>
                <w:kern w:val="0"/>
                <w:sz w:val="24"/>
                <w:szCs w:val="24"/>
                <w:lang w:eastAsia="en-IN"/>
                <w14:ligatures w14:val="none"/>
              </w:rPr>
            </w:pPr>
            <w:r w:rsidRPr="006B190F">
              <w:rPr>
                <w:rFonts w:ascii="Times New Roman" w:eastAsia="Times New Roman" w:hAnsi="Times New Roman" w:cs="Times New Roman"/>
                <w:kern w:val="0"/>
                <w:sz w:val="24"/>
                <w:szCs w:val="24"/>
                <w:lang w:eastAsia="en-IN"/>
                <w14:ligatures w14:val="none"/>
              </w:rPr>
              <w:t>Actual Negative</w:t>
            </w:r>
          </w:p>
        </w:tc>
        <w:tc>
          <w:tcPr>
            <w:tcW w:w="0" w:type="auto"/>
            <w:vAlign w:val="center"/>
            <w:hideMark/>
          </w:tcPr>
          <w:p w14:paraId="6DAD6438" w14:textId="77777777" w:rsidR="006B190F" w:rsidRPr="006B190F" w:rsidRDefault="006B190F" w:rsidP="006B190F">
            <w:pPr>
              <w:spacing w:after="0" w:line="240" w:lineRule="auto"/>
              <w:rPr>
                <w:rFonts w:ascii="Times New Roman" w:eastAsia="Times New Roman" w:hAnsi="Times New Roman" w:cs="Times New Roman"/>
                <w:kern w:val="0"/>
                <w:sz w:val="24"/>
                <w:szCs w:val="24"/>
                <w:lang w:eastAsia="en-IN"/>
                <w14:ligatures w14:val="none"/>
              </w:rPr>
            </w:pPr>
            <w:r w:rsidRPr="006B190F">
              <w:rPr>
                <w:rFonts w:ascii="Times New Roman" w:eastAsia="Times New Roman" w:hAnsi="Times New Roman" w:cs="Times New Roman"/>
                <w:kern w:val="0"/>
                <w:sz w:val="24"/>
                <w:szCs w:val="24"/>
                <w:lang w:eastAsia="en-IN"/>
                <w14:ligatures w14:val="none"/>
              </w:rPr>
              <w:t>900</w:t>
            </w:r>
          </w:p>
        </w:tc>
        <w:tc>
          <w:tcPr>
            <w:tcW w:w="0" w:type="auto"/>
            <w:vAlign w:val="center"/>
            <w:hideMark/>
          </w:tcPr>
          <w:p w14:paraId="2FEAB1A7" w14:textId="77777777" w:rsidR="006B190F" w:rsidRPr="006B190F" w:rsidRDefault="006B190F" w:rsidP="006B190F">
            <w:pPr>
              <w:spacing w:after="0" w:line="240" w:lineRule="auto"/>
              <w:rPr>
                <w:rFonts w:ascii="Times New Roman" w:eastAsia="Times New Roman" w:hAnsi="Times New Roman" w:cs="Times New Roman"/>
                <w:kern w:val="0"/>
                <w:sz w:val="24"/>
                <w:szCs w:val="24"/>
                <w:lang w:eastAsia="en-IN"/>
                <w14:ligatures w14:val="none"/>
              </w:rPr>
            </w:pPr>
            <w:r w:rsidRPr="006B190F">
              <w:rPr>
                <w:rFonts w:ascii="Times New Roman" w:eastAsia="Times New Roman" w:hAnsi="Times New Roman" w:cs="Times New Roman"/>
                <w:kern w:val="0"/>
                <w:sz w:val="24"/>
                <w:szCs w:val="24"/>
                <w:lang w:eastAsia="en-IN"/>
                <w14:ligatures w14:val="none"/>
              </w:rPr>
              <w:t>17,600</w:t>
            </w:r>
          </w:p>
        </w:tc>
      </w:tr>
    </w:tbl>
    <w:p w14:paraId="0A87A0BB" w14:textId="77777777" w:rsidR="006B190F" w:rsidRPr="006B190F" w:rsidRDefault="006B190F" w:rsidP="006B190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B190F">
        <w:rPr>
          <w:rFonts w:ascii="Times New Roman" w:eastAsia="Times New Roman" w:hAnsi="Times New Roman" w:cs="Times New Roman"/>
          <w:kern w:val="0"/>
          <w:sz w:val="24"/>
          <w:szCs w:val="24"/>
          <w:lang w:eastAsia="en-IN"/>
          <w14:ligatures w14:val="none"/>
        </w:rPr>
        <w:t>From this matrix:</w:t>
      </w:r>
    </w:p>
    <w:p w14:paraId="102DCD93" w14:textId="77777777" w:rsidR="006B190F" w:rsidRPr="006B190F" w:rsidRDefault="006B190F" w:rsidP="006B190F">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B190F">
        <w:rPr>
          <w:rFonts w:ascii="Times New Roman" w:eastAsia="Times New Roman" w:hAnsi="Times New Roman" w:cs="Times New Roman"/>
          <w:b/>
          <w:bCs/>
          <w:kern w:val="0"/>
          <w:sz w:val="24"/>
          <w:szCs w:val="24"/>
          <w:lang w:eastAsia="en-IN"/>
          <w14:ligatures w14:val="none"/>
        </w:rPr>
        <w:t>Accuracy</w:t>
      </w:r>
      <w:r w:rsidRPr="006B190F">
        <w:rPr>
          <w:rFonts w:ascii="Times New Roman" w:eastAsia="Times New Roman" w:hAnsi="Times New Roman" w:cs="Times New Roman"/>
          <w:kern w:val="0"/>
          <w:sz w:val="24"/>
          <w:szCs w:val="24"/>
          <w:lang w:eastAsia="en-IN"/>
          <w14:ligatures w14:val="none"/>
        </w:rPr>
        <w:t xml:space="preserve"> = 91.7% </w:t>
      </w:r>
    </w:p>
    <w:p w14:paraId="48343740" w14:textId="77777777" w:rsidR="006B190F" w:rsidRPr="006B190F" w:rsidRDefault="006B190F" w:rsidP="006B190F">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B190F">
        <w:rPr>
          <w:rFonts w:ascii="Times New Roman" w:eastAsia="Times New Roman" w:hAnsi="Times New Roman" w:cs="Times New Roman"/>
          <w:b/>
          <w:bCs/>
          <w:kern w:val="0"/>
          <w:sz w:val="24"/>
          <w:szCs w:val="24"/>
          <w:lang w:eastAsia="en-IN"/>
          <w14:ligatures w14:val="none"/>
        </w:rPr>
        <w:t>Precision</w:t>
      </w:r>
      <w:r w:rsidRPr="006B190F">
        <w:rPr>
          <w:rFonts w:ascii="Times New Roman" w:eastAsia="Times New Roman" w:hAnsi="Times New Roman" w:cs="Times New Roman"/>
          <w:kern w:val="0"/>
          <w:sz w:val="24"/>
          <w:szCs w:val="24"/>
          <w:lang w:eastAsia="en-IN"/>
          <w14:ligatures w14:val="none"/>
        </w:rPr>
        <w:t xml:space="preserve"> = 94.4% </w:t>
      </w:r>
    </w:p>
    <w:p w14:paraId="16386A98" w14:textId="77777777" w:rsidR="006B190F" w:rsidRPr="006B190F" w:rsidRDefault="006B190F" w:rsidP="006B190F">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B190F">
        <w:rPr>
          <w:rFonts w:ascii="Times New Roman" w:eastAsia="Times New Roman" w:hAnsi="Times New Roman" w:cs="Times New Roman"/>
          <w:b/>
          <w:bCs/>
          <w:kern w:val="0"/>
          <w:sz w:val="24"/>
          <w:szCs w:val="24"/>
          <w:lang w:eastAsia="en-IN"/>
          <w14:ligatures w14:val="none"/>
        </w:rPr>
        <w:t>Recall (Sensitivity)</w:t>
      </w:r>
      <w:r w:rsidRPr="006B190F">
        <w:rPr>
          <w:rFonts w:ascii="Times New Roman" w:eastAsia="Times New Roman" w:hAnsi="Times New Roman" w:cs="Times New Roman"/>
          <w:kern w:val="0"/>
          <w:sz w:val="24"/>
          <w:szCs w:val="24"/>
          <w:lang w:eastAsia="en-IN"/>
          <w14:ligatures w14:val="none"/>
        </w:rPr>
        <w:t xml:space="preserve"> = 93.2% </w:t>
      </w:r>
    </w:p>
    <w:p w14:paraId="0D5E029E" w14:textId="77777777" w:rsidR="006B190F" w:rsidRPr="006B190F" w:rsidRDefault="006B190F" w:rsidP="006B190F">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B190F">
        <w:rPr>
          <w:rFonts w:ascii="Times New Roman" w:eastAsia="Times New Roman" w:hAnsi="Times New Roman" w:cs="Times New Roman"/>
          <w:b/>
          <w:bCs/>
          <w:kern w:val="0"/>
          <w:sz w:val="24"/>
          <w:szCs w:val="24"/>
          <w:lang w:eastAsia="en-IN"/>
          <w14:ligatures w14:val="none"/>
        </w:rPr>
        <w:t>F1-Score</w:t>
      </w:r>
      <w:r w:rsidRPr="006B190F">
        <w:rPr>
          <w:rFonts w:ascii="Times New Roman" w:eastAsia="Times New Roman" w:hAnsi="Times New Roman" w:cs="Times New Roman"/>
          <w:kern w:val="0"/>
          <w:sz w:val="24"/>
          <w:szCs w:val="24"/>
          <w:lang w:eastAsia="en-IN"/>
          <w14:ligatures w14:val="none"/>
        </w:rPr>
        <w:t xml:space="preserve"> = 93.8% </w:t>
      </w:r>
    </w:p>
    <w:p w14:paraId="6A97201E" w14:textId="77777777" w:rsidR="006B190F" w:rsidRPr="006B190F" w:rsidRDefault="006B190F" w:rsidP="006B190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B190F">
        <w:rPr>
          <w:rFonts w:ascii="Times New Roman" w:eastAsia="Times New Roman" w:hAnsi="Times New Roman" w:cs="Times New Roman"/>
          <w:kern w:val="0"/>
          <w:sz w:val="24"/>
          <w:szCs w:val="24"/>
          <w:lang w:eastAsia="en-IN"/>
          <w14:ligatures w14:val="none"/>
        </w:rPr>
        <w:t>These metrics demonstrate that the model performs well in distinguishing between cancerous and non-cancerous samples.</w:t>
      </w:r>
    </w:p>
    <w:p w14:paraId="42B80BFF" w14:textId="77777777" w:rsidR="006B190F" w:rsidRPr="006B190F" w:rsidRDefault="006B190F" w:rsidP="006B190F">
      <w:pPr>
        <w:spacing w:after="0" w:line="240" w:lineRule="auto"/>
        <w:rPr>
          <w:rFonts w:ascii="Times New Roman" w:eastAsia="Times New Roman" w:hAnsi="Times New Roman" w:cs="Times New Roman"/>
          <w:kern w:val="0"/>
          <w:sz w:val="24"/>
          <w:szCs w:val="24"/>
          <w:lang w:eastAsia="en-IN"/>
          <w14:ligatures w14:val="none"/>
        </w:rPr>
      </w:pPr>
      <w:r w:rsidRPr="006B190F">
        <w:rPr>
          <w:rFonts w:ascii="Times New Roman" w:eastAsia="Times New Roman" w:hAnsi="Times New Roman" w:cs="Times New Roman"/>
          <w:kern w:val="0"/>
          <w:sz w:val="24"/>
          <w:szCs w:val="24"/>
          <w:lang w:eastAsia="en-IN"/>
          <w14:ligatures w14:val="none"/>
        </w:rPr>
        <w:pict w14:anchorId="1BB1EF0B">
          <v:rect id="_x0000_i1051" style="width:0;height:1.5pt" o:hralign="center" o:hrstd="t" o:hr="t" fillcolor="#a0a0a0" stroked="f"/>
        </w:pict>
      </w:r>
    </w:p>
    <w:p w14:paraId="29B0FB19" w14:textId="77777777" w:rsidR="006B190F" w:rsidRPr="006B190F" w:rsidRDefault="006B190F" w:rsidP="006B190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B190F">
        <w:rPr>
          <w:rFonts w:ascii="Times New Roman" w:eastAsia="Times New Roman" w:hAnsi="Times New Roman" w:cs="Times New Roman"/>
          <w:b/>
          <w:bCs/>
          <w:kern w:val="0"/>
          <w:sz w:val="27"/>
          <w:szCs w:val="27"/>
          <w:lang w:eastAsia="en-IN"/>
          <w14:ligatures w14:val="none"/>
        </w:rPr>
        <w:t>7.3 Graphical Analysis</w:t>
      </w:r>
    </w:p>
    <w:p w14:paraId="059DB02C" w14:textId="77777777" w:rsidR="006B190F" w:rsidRPr="006B190F" w:rsidRDefault="006B190F" w:rsidP="006B190F">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6B190F">
        <w:rPr>
          <w:rFonts w:ascii="Times New Roman" w:eastAsia="Times New Roman" w:hAnsi="Times New Roman" w:cs="Times New Roman"/>
          <w:b/>
          <w:bCs/>
          <w:kern w:val="0"/>
          <w:sz w:val="24"/>
          <w:szCs w:val="24"/>
          <w:lang w:eastAsia="en-IN"/>
          <w14:ligatures w14:val="none"/>
        </w:rPr>
        <w:t>Accuracy vs Epochs</w:t>
      </w:r>
    </w:p>
    <w:p w14:paraId="0D7C4368" w14:textId="77777777" w:rsidR="006B190F" w:rsidRPr="006B190F" w:rsidRDefault="006B190F" w:rsidP="006B190F">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B190F">
        <w:rPr>
          <w:rFonts w:ascii="Times New Roman" w:eastAsia="Times New Roman" w:hAnsi="Times New Roman" w:cs="Times New Roman"/>
          <w:kern w:val="0"/>
          <w:sz w:val="24"/>
          <w:szCs w:val="24"/>
          <w:lang w:eastAsia="en-IN"/>
          <w14:ligatures w14:val="none"/>
        </w:rPr>
        <w:t xml:space="preserve">Shows continuous improvement in model learning. </w:t>
      </w:r>
    </w:p>
    <w:p w14:paraId="7332A1D4" w14:textId="77777777" w:rsidR="006B190F" w:rsidRPr="006B190F" w:rsidRDefault="006B190F" w:rsidP="006B190F">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B190F">
        <w:rPr>
          <w:rFonts w:ascii="Times New Roman" w:eastAsia="Times New Roman" w:hAnsi="Times New Roman" w:cs="Times New Roman"/>
          <w:kern w:val="0"/>
          <w:sz w:val="24"/>
          <w:szCs w:val="24"/>
          <w:lang w:eastAsia="en-IN"/>
          <w14:ligatures w14:val="none"/>
        </w:rPr>
        <w:t xml:space="preserve">Slight gap between training and validation accuracy suggests minimal overfitting. </w:t>
      </w:r>
    </w:p>
    <w:p w14:paraId="787732EE" w14:textId="77777777" w:rsidR="006B190F" w:rsidRPr="006B190F" w:rsidRDefault="006B190F" w:rsidP="006B190F">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6B190F">
        <w:rPr>
          <w:rFonts w:ascii="Times New Roman" w:eastAsia="Times New Roman" w:hAnsi="Times New Roman" w:cs="Times New Roman"/>
          <w:b/>
          <w:bCs/>
          <w:kern w:val="0"/>
          <w:sz w:val="24"/>
          <w:szCs w:val="24"/>
          <w:lang w:eastAsia="en-IN"/>
          <w14:ligatures w14:val="none"/>
        </w:rPr>
        <w:t>Loss vs Epochs</w:t>
      </w:r>
    </w:p>
    <w:p w14:paraId="0FE9CA7A" w14:textId="77777777" w:rsidR="006B190F" w:rsidRPr="006B190F" w:rsidRDefault="006B190F" w:rsidP="006B190F">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B190F">
        <w:rPr>
          <w:rFonts w:ascii="Times New Roman" w:eastAsia="Times New Roman" w:hAnsi="Times New Roman" w:cs="Times New Roman"/>
          <w:kern w:val="0"/>
          <w:sz w:val="24"/>
          <w:szCs w:val="24"/>
          <w:lang w:eastAsia="en-IN"/>
          <w14:ligatures w14:val="none"/>
        </w:rPr>
        <w:t xml:space="preserve">Both training and validation loss decrease steadily. </w:t>
      </w:r>
    </w:p>
    <w:p w14:paraId="17096119" w14:textId="77777777" w:rsidR="006B190F" w:rsidRPr="006B190F" w:rsidRDefault="006B190F" w:rsidP="006B190F">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B190F">
        <w:rPr>
          <w:rFonts w:ascii="Times New Roman" w:eastAsia="Times New Roman" w:hAnsi="Times New Roman" w:cs="Times New Roman"/>
          <w:kern w:val="0"/>
          <w:sz w:val="24"/>
          <w:szCs w:val="24"/>
          <w:lang w:eastAsia="en-IN"/>
          <w14:ligatures w14:val="none"/>
        </w:rPr>
        <w:t xml:space="preserve">Indicates proper convergence of the model. </w:t>
      </w:r>
    </w:p>
    <w:p w14:paraId="5DDEA717" w14:textId="77777777" w:rsidR="006B190F" w:rsidRPr="006B190F" w:rsidRDefault="006B190F" w:rsidP="006B190F">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6B190F">
        <w:rPr>
          <w:rFonts w:ascii="Times New Roman" w:eastAsia="Times New Roman" w:hAnsi="Times New Roman" w:cs="Times New Roman"/>
          <w:b/>
          <w:bCs/>
          <w:kern w:val="0"/>
          <w:sz w:val="24"/>
          <w:szCs w:val="24"/>
          <w:lang w:eastAsia="en-IN"/>
          <w14:ligatures w14:val="none"/>
        </w:rPr>
        <w:t>Confusion Matrix Visualization</w:t>
      </w:r>
    </w:p>
    <w:p w14:paraId="41BD013C" w14:textId="77777777" w:rsidR="006B190F" w:rsidRPr="006B190F" w:rsidRDefault="006B190F" w:rsidP="006B190F">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B190F">
        <w:rPr>
          <w:rFonts w:ascii="Times New Roman" w:eastAsia="Times New Roman" w:hAnsi="Times New Roman" w:cs="Times New Roman"/>
          <w:kern w:val="0"/>
          <w:sz w:val="24"/>
          <w:szCs w:val="24"/>
          <w:lang w:eastAsia="en-IN"/>
          <w14:ligatures w14:val="none"/>
        </w:rPr>
        <w:t xml:space="preserve">Majority of predictions lie on the diagonal. </w:t>
      </w:r>
    </w:p>
    <w:p w14:paraId="0AE53983" w14:textId="77777777" w:rsidR="006B190F" w:rsidRPr="006B190F" w:rsidRDefault="006B190F" w:rsidP="006B190F">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B190F">
        <w:rPr>
          <w:rFonts w:ascii="Times New Roman" w:eastAsia="Times New Roman" w:hAnsi="Times New Roman" w:cs="Times New Roman"/>
          <w:kern w:val="0"/>
          <w:sz w:val="24"/>
          <w:szCs w:val="24"/>
          <w:lang w:eastAsia="en-IN"/>
          <w14:ligatures w14:val="none"/>
        </w:rPr>
        <w:t xml:space="preserve">Low false positives and false negatives. </w:t>
      </w:r>
    </w:p>
    <w:p w14:paraId="16DBFA7C" w14:textId="77777777" w:rsidR="006B190F" w:rsidRPr="006B190F" w:rsidRDefault="006B190F" w:rsidP="006B190F">
      <w:pPr>
        <w:spacing w:after="0" w:line="240" w:lineRule="auto"/>
        <w:rPr>
          <w:rFonts w:ascii="Times New Roman" w:eastAsia="Times New Roman" w:hAnsi="Times New Roman" w:cs="Times New Roman"/>
          <w:kern w:val="0"/>
          <w:sz w:val="24"/>
          <w:szCs w:val="24"/>
          <w:lang w:eastAsia="en-IN"/>
          <w14:ligatures w14:val="none"/>
        </w:rPr>
      </w:pPr>
      <w:r w:rsidRPr="006B190F">
        <w:rPr>
          <w:rFonts w:ascii="Times New Roman" w:eastAsia="Times New Roman" w:hAnsi="Times New Roman" w:cs="Times New Roman"/>
          <w:kern w:val="0"/>
          <w:sz w:val="24"/>
          <w:szCs w:val="24"/>
          <w:lang w:eastAsia="en-IN"/>
          <w14:ligatures w14:val="none"/>
        </w:rPr>
        <w:pict w14:anchorId="142C3744">
          <v:rect id="_x0000_i1052" style="width:0;height:1.5pt" o:hralign="center" o:hrstd="t" o:hr="t" fillcolor="#a0a0a0" stroked="f"/>
        </w:pict>
      </w:r>
    </w:p>
    <w:p w14:paraId="10251AC0" w14:textId="77777777" w:rsidR="006B190F" w:rsidRPr="006B190F" w:rsidRDefault="006B190F" w:rsidP="006B190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B190F">
        <w:rPr>
          <w:rFonts w:ascii="Times New Roman" w:eastAsia="Times New Roman" w:hAnsi="Times New Roman" w:cs="Times New Roman"/>
          <w:b/>
          <w:bCs/>
          <w:kern w:val="0"/>
          <w:sz w:val="27"/>
          <w:szCs w:val="27"/>
          <w:lang w:eastAsia="en-IN"/>
          <w14:ligatures w14:val="none"/>
        </w:rPr>
        <w:t>7.4 Qualitative Results</w:t>
      </w:r>
    </w:p>
    <w:p w14:paraId="7A7FF7F6" w14:textId="77777777" w:rsidR="006B190F" w:rsidRPr="006B190F" w:rsidRDefault="006B190F" w:rsidP="006B190F">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B190F">
        <w:rPr>
          <w:rFonts w:ascii="Times New Roman" w:eastAsia="Times New Roman" w:hAnsi="Times New Roman" w:cs="Times New Roman"/>
          <w:kern w:val="0"/>
          <w:sz w:val="24"/>
          <w:szCs w:val="24"/>
          <w:lang w:eastAsia="en-IN"/>
          <w14:ligatures w14:val="none"/>
        </w:rPr>
        <w:t xml:space="preserve">The model successfully identifies patterns in histopathological images. </w:t>
      </w:r>
    </w:p>
    <w:p w14:paraId="1A588BC2" w14:textId="77777777" w:rsidR="006B190F" w:rsidRPr="006B190F" w:rsidRDefault="006B190F" w:rsidP="006B190F">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B190F">
        <w:rPr>
          <w:rFonts w:ascii="Times New Roman" w:eastAsia="Times New Roman" w:hAnsi="Times New Roman" w:cs="Times New Roman"/>
          <w:kern w:val="0"/>
          <w:sz w:val="24"/>
          <w:szCs w:val="24"/>
          <w:lang w:eastAsia="en-IN"/>
          <w14:ligatures w14:val="none"/>
        </w:rPr>
        <w:t xml:space="preserve">It can differentiate between benign and malignant tissue with high reliability. </w:t>
      </w:r>
    </w:p>
    <w:p w14:paraId="51F660D3" w14:textId="77777777" w:rsidR="006B190F" w:rsidRPr="006B190F" w:rsidRDefault="006B190F" w:rsidP="006B190F">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B190F">
        <w:rPr>
          <w:rFonts w:ascii="Times New Roman" w:eastAsia="Times New Roman" w:hAnsi="Times New Roman" w:cs="Times New Roman"/>
          <w:kern w:val="0"/>
          <w:sz w:val="24"/>
          <w:szCs w:val="24"/>
          <w:lang w:eastAsia="en-IN"/>
          <w14:ligatures w14:val="none"/>
        </w:rPr>
        <w:t xml:space="preserve">Misclassifications mainly occur in borderline or low-contrast images. </w:t>
      </w:r>
    </w:p>
    <w:p w14:paraId="73ED6633" w14:textId="77777777" w:rsidR="006B190F" w:rsidRPr="006B190F" w:rsidRDefault="006B190F" w:rsidP="006B190F">
      <w:pPr>
        <w:spacing w:after="0" w:line="240" w:lineRule="auto"/>
        <w:rPr>
          <w:rFonts w:ascii="Times New Roman" w:eastAsia="Times New Roman" w:hAnsi="Times New Roman" w:cs="Times New Roman"/>
          <w:kern w:val="0"/>
          <w:sz w:val="24"/>
          <w:szCs w:val="24"/>
          <w:lang w:eastAsia="en-IN"/>
          <w14:ligatures w14:val="none"/>
        </w:rPr>
      </w:pPr>
      <w:r w:rsidRPr="006B190F">
        <w:rPr>
          <w:rFonts w:ascii="Times New Roman" w:eastAsia="Times New Roman" w:hAnsi="Times New Roman" w:cs="Times New Roman"/>
          <w:kern w:val="0"/>
          <w:sz w:val="24"/>
          <w:szCs w:val="24"/>
          <w:lang w:eastAsia="en-IN"/>
          <w14:ligatures w14:val="none"/>
        </w:rPr>
        <w:pict w14:anchorId="7F50DD01">
          <v:rect id="_x0000_i1053" style="width:0;height:1.5pt" o:hralign="center" o:hrstd="t" o:hr="t" fillcolor="#a0a0a0" stroked="f"/>
        </w:pict>
      </w:r>
    </w:p>
    <w:p w14:paraId="7576B3C7" w14:textId="77777777" w:rsidR="006B190F" w:rsidRPr="006B190F" w:rsidRDefault="006B190F" w:rsidP="006B190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B190F">
        <w:rPr>
          <w:rFonts w:ascii="Times New Roman" w:eastAsia="Times New Roman" w:hAnsi="Times New Roman" w:cs="Times New Roman"/>
          <w:b/>
          <w:bCs/>
          <w:kern w:val="0"/>
          <w:sz w:val="27"/>
          <w:szCs w:val="27"/>
          <w:lang w:eastAsia="en-IN"/>
          <w14:ligatures w14:val="none"/>
        </w:rPr>
        <w:t>7.5 Comparison with Baseline Models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9"/>
        <w:gridCol w:w="1048"/>
      </w:tblGrid>
      <w:tr w:rsidR="006B190F" w:rsidRPr="006B190F" w14:paraId="0DB77DDB" w14:textId="77777777">
        <w:trPr>
          <w:tblHeader/>
          <w:tblCellSpacing w:w="15" w:type="dxa"/>
        </w:trPr>
        <w:tc>
          <w:tcPr>
            <w:tcW w:w="0" w:type="auto"/>
            <w:vAlign w:val="center"/>
            <w:hideMark/>
          </w:tcPr>
          <w:p w14:paraId="65DBBFDE" w14:textId="77777777" w:rsidR="006B190F" w:rsidRPr="006B190F" w:rsidRDefault="006B190F" w:rsidP="006B190F">
            <w:pPr>
              <w:spacing w:after="0" w:line="240" w:lineRule="auto"/>
              <w:jc w:val="center"/>
              <w:rPr>
                <w:rFonts w:ascii="Times New Roman" w:eastAsia="Times New Roman" w:hAnsi="Times New Roman" w:cs="Times New Roman"/>
                <w:b/>
                <w:bCs/>
                <w:kern w:val="0"/>
                <w:sz w:val="24"/>
                <w:szCs w:val="24"/>
                <w:lang w:eastAsia="en-IN"/>
                <w14:ligatures w14:val="none"/>
              </w:rPr>
            </w:pPr>
            <w:r w:rsidRPr="006B190F">
              <w:rPr>
                <w:rFonts w:ascii="Times New Roman" w:eastAsia="Times New Roman" w:hAnsi="Times New Roman" w:cs="Times New Roman"/>
                <w:b/>
                <w:bCs/>
                <w:kern w:val="0"/>
                <w:sz w:val="24"/>
                <w:szCs w:val="24"/>
                <w:lang w:eastAsia="en-IN"/>
                <w14:ligatures w14:val="none"/>
              </w:rPr>
              <w:t>Model</w:t>
            </w:r>
          </w:p>
        </w:tc>
        <w:tc>
          <w:tcPr>
            <w:tcW w:w="0" w:type="auto"/>
            <w:vAlign w:val="center"/>
            <w:hideMark/>
          </w:tcPr>
          <w:p w14:paraId="3A5C9B1D" w14:textId="77777777" w:rsidR="006B190F" w:rsidRPr="006B190F" w:rsidRDefault="006B190F" w:rsidP="006B190F">
            <w:pPr>
              <w:spacing w:after="0" w:line="240" w:lineRule="auto"/>
              <w:jc w:val="center"/>
              <w:rPr>
                <w:rFonts w:ascii="Times New Roman" w:eastAsia="Times New Roman" w:hAnsi="Times New Roman" w:cs="Times New Roman"/>
                <w:b/>
                <w:bCs/>
                <w:kern w:val="0"/>
                <w:sz w:val="24"/>
                <w:szCs w:val="24"/>
                <w:lang w:eastAsia="en-IN"/>
                <w14:ligatures w14:val="none"/>
              </w:rPr>
            </w:pPr>
            <w:r w:rsidRPr="006B190F">
              <w:rPr>
                <w:rFonts w:ascii="Times New Roman" w:eastAsia="Times New Roman" w:hAnsi="Times New Roman" w:cs="Times New Roman"/>
                <w:b/>
                <w:bCs/>
                <w:kern w:val="0"/>
                <w:sz w:val="24"/>
                <w:szCs w:val="24"/>
                <w:lang w:eastAsia="en-IN"/>
                <w14:ligatures w14:val="none"/>
              </w:rPr>
              <w:t>Accuracy</w:t>
            </w:r>
          </w:p>
        </w:tc>
      </w:tr>
      <w:tr w:rsidR="006B190F" w:rsidRPr="006B190F" w14:paraId="7EF308F1" w14:textId="77777777">
        <w:trPr>
          <w:tblCellSpacing w:w="15" w:type="dxa"/>
        </w:trPr>
        <w:tc>
          <w:tcPr>
            <w:tcW w:w="0" w:type="auto"/>
            <w:vAlign w:val="center"/>
            <w:hideMark/>
          </w:tcPr>
          <w:p w14:paraId="5363F7A0" w14:textId="77777777" w:rsidR="006B190F" w:rsidRPr="006B190F" w:rsidRDefault="006B190F" w:rsidP="006B190F">
            <w:pPr>
              <w:spacing w:after="0" w:line="240" w:lineRule="auto"/>
              <w:rPr>
                <w:rFonts w:ascii="Times New Roman" w:eastAsia="Times New Roman" w:hAnsi="Times New Roman" w:cs="Times New Roman"/>
                <w:kern w:val="0"/>
                <w:sz w:val="24"/>
                <w:szCs w:val="24"/>
                <w:lang w:eastAsia="en-IN"/>
                <w14:ligatures w14:val="none"/>
              </w:rPr>
            </w:pPr>
            <w:r w:rsidRPr="006B190F">
              <w:rPr>
                <w:rFonts w:ascii="Times New Roman" w:eastAsia="Times New Roman" w:hAnsi="Times New Roman" w:cs="Times New Roman"/>
                <w:kern w:val="0"/>
                <w:sz w:val="24"/>
                <w:szCs w:val="24"/>
                <w:lang w:eastAsia="en-IN"/>
                <w14:ligatures w14:val="none"/>
              </w:rPr>
              <w:t>Logistic Regression</w:t>
            </w:r>
          </w:p>
        </w:tc>
        <w:tc>
          <w:tcPr>
            <w:tcW w:w="0" w:type="auto"/>
            <w:vAlign w:val="center"/>
            <w:hideMark/>
          </w:tcPr>
          <w:p w14:paraId="3D1F9063" w14:textId="77777777" w:rsidR="006B190F" w:rsidRPr="006B190F" w:rsidRDefault="006B190F" w:rsidP="006B190F">
            <w:pPr>
              <w:spacing w:after="0" w:line="240" w:lineRule="auto"/>
              <w:rPr>
                <w:rFonts w:ascii="Times New Roman" w:eastAsia="Times New Roman" w:hAnsi="Times New Roman" w:cs="Times New Roman"/>
                <w:kern w:val="0"/>
                <w:sz w:val="24"/>
                <w:szCs w:val="24"/>
                <w:lang w:eastAsia="en-IN"/>
                <w14:ligatures w14:val="none"/>
              </w:rPr>
            </w:pPr>
            <w:r w:rsidRPr="006B190F">
              <w:rPr>
                <w:rFonts w:ascii="Times New Roman" w:eastAsia="Times New Roman" w:hAnsi="Times New Roman" w:cs="Times New Roman"/>
                <w:kern w:val="0"/>
                <w:sz w:val="24"/>
                <w:szCs w:val="24"/>
                <w:lang w:eastAsia="en-IN"/>
                <w14:ligatures w14:val="none"/>
              </w:rPr>
              <w:t>78.5%</w:t>
            </w:r>
          </w:p>
        </w:tc>
      </w:tr>
      <w:tr w:rsidR="006B190F" w:rsidRPr="006B190F" w14:paraId="39ED635D" w14:textId="77777777">
        <w:trPr>
          <w:tblCellSpacing w:w="15" w:type="dxa"/>
        </w:trPr>
        <w:tc>
          <w:tcPr>
            <w:tcW w:w="0" w:type="auto"/>
            <w:vAlign w:val="center"/>
            <w:hideMark/>
          </w:tcPr>
          <w:p w14:paraId="4CAB03BB" w14:textId="77777777" w:rsidR="006B190F" w:rsidRPr="006B190F" w:rsidRDefault="006B190F" w:rsidP="006B190F">
            <w:pPr>
              <w:spacing w:after="0" w:line="240" w:lineRule="auto"/>
              <w:rPr>
                <w:rFonts w:ascii="Times New Roman" w:eastAsia="Times New Roman" w:hAnsi="Times New Roman" w:cs="Times New Roman"/>
                <w:kern w:val="0"/>
                <w:sz w:val="24"/>
                <w:szCs w:val="24"/>
                <w:lang w:eastAsia="en-IN"/>
                <w14:ligatures w14:val="none"/>
              </w:rPr>
            </w:pPr>
            <w:r w:rsidRPr="006B190F">
              <w:rPr>
                <w:rFonts w:ascii="Times New Roman" w:eastAsia="Times New Roman" w:hAnsi="Times New Roman" w:cs="Times New Roman"/>
                <w:kern w:val="0"/>
                <w:sz w:val="24"/>
                <w:szCs w:val="24"/>
                <w:lang w:eastAsia="en-IN"/>
                <w14:ligatures w14:val="none"/>
              </w:rPr>
              <w:t>SVM</w:t>
            </w:r>
          </w:p>
        </w:tc>
        <w:tc>
          <w:tcPr>
            <w:tcW w:w="0" w:type="auto"/>
            <w:vAlign w:val="center"/>
            <w:hideMark/>
          </w:tcPr>
          <w:p w14:paraId="57BAF247" w14:textId="77777777" w:rsidR="006B190F" w:rsidRPr="006B190F" w:rsidRDefault="006B190F" w:rsidP="006B190F">
            <w:pPr>
              <w:spacing w:after="0" w:line="240" w:lineRule="auto"/>
              <w:rPr>
                <w:rFonts w:ascii="Times New Roman" w:eastAsia="Times New Roman" w:hAnsi="Times New Roman" w:cs="Times New Roman"/>
                <w:kern w:val="0"/>
                <w:sz w:val="24"/>
                <w:szCs w:val="24"/>
                <w:lang w:eastAsia="en-IN"/>
                <w14:ligatures w14:val="none"/>
              </w:rPr>
            </w:pPr>
            <w:r w:rsidRPr="006B190F">
              <w:rPr>
                <w:rFonts w:ascii="Times New Roman" w:eastAsia="Times New Roman" w:hAnsi="Times New Roman" w:cs="Times New Roman"/>
                <w:kern w:val="0"/>
                <w:sz w:val="24"/>
                <w:szCs w:val="24"/>
                <w:lang w:eastAsia="en-IN"/>
                <w14:ligatures w14:val="none"/>
              </w:rPr>
              <w:t>84.2%</w:t>
            </w:r>
          </w:p>
        </w:tc>
      </w:tr>
      <w:tr w:rsidR="006B190F" w:rsidRPr="006B190F" w14:paraId="374EF635" w14:textId="77777777">
        <w:trPr>
          <w:tblCellSpacing w:w="15" w:type="dxa"/>
        </w:trPr>
        <w:tc>
          <w:tcPr>
            <w:tcW w:w="0" w:type="auto"/>
            <w:vAlign w:val="center"/>
            <w:hideMark/>
          </w:tcPr>
          <w:p w14:paraId="6309AAE5" w14:textId="77777777" w:rsidR="006B190F" w:rsidRPr="006B190F" w:rsidRDefault="006B190F" w:rsidP="006B190F">
            <w:pPr>
              <w:spacing w:after="0" w:line="240" w:lineRule="auto"/>
              <w:rPr>
                <w:rFonts w:ascii="Times New Roman" w:eastAsia="Times New Roman" w:hAnsi="Times New Roman" w:cs="Times New Roman"/>
                <w:kern w:val="0"/>
                <w:sz w:val="24"/>
                <w:szCs w:val="24"/>
                <w:lang w:eastAsia="en-IN"/>
                <w14:ligatures w14:val="none"/>
              </w:rPr>
            </w:pPr>
            <w:r w:rsidRPr="006B190F">
              <w:rPr>
                <w:rFonts w:ascii="Times New Roman" w:eastAsia="Times New Roman" w:hAnsi="Times New Roman" w:cs="Times New Roman"/>
                <w:kern w:val="0"/>
                <w:sz w:val="24"/>
                <w:szCs w:val="24"/>
                <w:lang w:eastAsia="en-IN"/>
                <w14:ligatures w14:val="none"/>
              </w:rPr>
              <w:lastRenderedPageBreak/>
              <w:t>Random Forest</w:t>
            </w:r>
          </w:p>
        </w:tc>
        <w:tc>
          <w:tcPr>
            <w:tcW w:w="0" w:type="auto"/>
            <w:vAlign w:val="center"/>
            <w:hideMark/>
          </w:tcPr>
          <w:p w14:paraId="04EDF14E" w14:textId="77777777" w:rsidR="006B190F" w:rsidRPr="006B190F" w:rsidRDefault="006B190F" w:rsidP="006B190F">
            <w:pPr>
              <w:spacing w:after="0" w:line="240" w:lineRule="auto"/>
              <w:rPr>
                <w:rFonts w:ascii="Times New Roman" w:eastAsia="Times New Roman" w:hAnsi="Times New Roman" w:cs="Times New Roman"/>
                <w:kern w:val="0"/>
                <w:sz w:val="24"/>
                <w:szCs w:val="24"/>
                <w:lang w:eastAsia="en-IN"/>
                <w14:ligatures w14:val="none"/>
              </w:rPr>
            </w:pPr>
            <w:r w:rsidRPr="006B190F">
              <w:rPr>
                <w:rFonts w:ascii="Times New Roman" w:eastAsia="Times New Roman" w:hAnsi="Times New Roman" w:cs="Times New Roman"/>
                <w:kern w:val="0"/>
                <w:sz w:val="24"/>
                <w:szCs w:val="24"/>
                <w:lang w:eastAsia="en-IN"/>
                <w14:ligatures w14:val="none"/>
              </w:rPr>
              <w:t>87.6%</w:t>
            </w:r>
          </w:p>
        </w:tc>
      </w:tr>
      <w:tr w:rsidR="006B190F" w:rsidRPr="006B190F" w14:paraId="3FC0FE56" w14:textId="77777777">
        <w:trPr>
          <w:tblCellSpacing w:w="15" w:type="dxa"/>
        </w:trPr>
        <w:tc>
          <w:tcPr>
            <w:tcW w:w="0" w:type="auto"/>
            <w:vAlign w:val="center"/>
            <w:hideMark/>
          </w:tcPr>
          <w:p w14:paraId="6B4823EC" w14:textId="77777777" w:rsidR="006B190F" w:rsidRPr="006B190F" w:rsidRDefault="006B190F" w:rsidP="006B190F">
            <w:pPr>
              <w:spacing w:after="0" w:line="240" w:lineRule="auto"/>
              <w:rPr>
                <w:rFonts w:ascii="Times New Roman" w:eastAsia="Times New Roman" w:hAnsi="Times New Roman" w:cs="Times New Roman"/>
                <w:kern w:val="0"/>
                <w:sz w:val="24"/>
                <w:szCs w:val="24"/>
                <w:lang w:eastAsia="en-IN"/>
                <w14:ligatures w14:val="none"/>
              </w:rPr>
            </w:pPr>
            <w:r w:rsidRPr="006B190F">
              <w:rPr>
                <w:rFonts w:ascii="Times New Roman" w:eastAsia="Times New Roman" w:hAnsi="Times New Roman" w:cs="Times New Roman"/>
                <w:b/>
                <w:bCs/>
                <w:kern w:val="0"/>
                <w:sz w:val="24"/>
                <w:szCs w:val="24"/>
                <w:lang w:eastAsia="en-IN"/>
                <w14:ligatures w14:val="none"/>
              </w:rPr>
              <w:t>CNN (</w:t>
            </w:r>
            <w:proofErr w:type="spellStart"/>
            <w:r w:rsidRPr="006B190F">
              <w:rPr>
                <w:rFonts w:ascii="Times New Roman" w:eastAsia="Times New Roman" w:hAnsi="Times New Roman" w:cs="Times New Roman"/>
                <w:b/>
                <w:bCs/>
                <w:kern w:val="0"/>
                <w:sz w:val="24"/>
                <w:szCs w:val="24"/>
                <w:lang w:eastAsia="en-IN"/>
                <w14:ligatures w14:val="none"/>
              </w:rPr>
              <w:t>CancerNet</w:t>
            </w:r>
            <w:proofErr w:type="spellEnd"/>
            <w:r w:rsidRPr="006B190F">
              <w:rPr>
                <w:rFonts w:ascii="Times New Roman" w:eastAsia="Times New Roman" w:hAnsi="Times New Roman" w:cs="Times New Roman"/>
                <w:b/>
                <w:bCs/>
                <w:kern w:val="0"/>
                <w:sz w:val="24"/>
                <w:szCs w:val="24"/>
                <w:lang w:eastAsia="en-IN"/>
                <w14:ligatures w14:val="none"/>
              </w:rPr>
              <w:t>)</w:t>
            </w:r>
          </w:p>
        </w:tc>
        <w:tc>
          <w:tcPr>
            <w:tcW w:w="0" w:type="auto"/>
            <w:vAlign w:val="center"/>
            <w:hideMark/>
          </w:tcPr>
          <w:p w14:paraId="4996F850" w14:textId="77777777" w:rsidR="006B190F" w:rsidRPr="006B190F" w:rsidRDefault="006B190F" w:rsidP="006B190F">
            <w:pPr>
              <w:spacing w:after="0" w:line="240" w:lineRule="auto"/>
              <w:rPr>
                <w:rFonts w:ascii="Times New Roman" w:eastAsia="Times New Roman" w:hAnsi="Times New Roman" w:cs="Times New Roman"/>
                <w:kern w:val="0"/>
                <w:sz w:val="24"/>
                <w:szCs w:val="24"/>
                <w:lang w:eastAsia="en-IN"/>
                <w14:ligatures w14:val="none"/>
              </w:rPr>
            </w:pPr>
            <w:r w:rsidRPr="006B190F">
              <w:rPr>
                <w:rFonts w:ascii="Times New Roman" w:eastAsia="Times New Roman" w:hAnsi="Times New Roman" w:cs="Times New Roman"/>
                <w:b/>
                <w:bCs/>
                <w:kern w:val="0"/>
                <w:sz w:val="24"/>
                <w:szCs w:val="24"/>
                <w:lang w:eastAsia="en-IN"/>
                <w14:ligatures w14:val="none"/>
              </w:rPr>
              <w:t>91.7%</w:t>
            </w:r>
          </w:p>
        </w:tc>
      </w:tr>
    </w:tbl>
    <w:p w14:paraId="69EA0AF2" w14:textId="77777777" w:rsidR="006B190F" w:rsidRDefault="006B190F" w:rsidP="006B190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B190F">
        <w:rPr>
          <w:rFonts w:ascii="Times New Roman" w:eastAsia="Times New Roman" w:hAnsi="Times New Roman" w:cs="Times New Roman"/>
          <w:kern w:val="0"/>
          <w:sz w:val="24"/>
          <w:szCs w:val="24"/>
          <w:lang w:eastAsia="en-IN"/>
          <w14:ligatures w14:val="none"/>
        </w:rPr>
        <w:t>The CNN model significantly outperforms traditional machine learning models due to its ability to extract spatial features from image data.</w:t>
      </w:r>
    </w:p>
    <w:p w14:paraId="3E98B9D4" w14:textId="05993576" w:rsidR="006B190F" w:rsidRPr="006B190F" w:rsidRDefault="006B190F" w:rsidP="006B190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noProof/>
        </w:rPr>
        <w:drawing>
          <wp:inline distT="0" distB="0" distL="0" distR="0" wp14:anchorId="61A49CE6" wp14:editId="73008A97">
            <wp:extent cx="5440680" cy="3246120"/>
            <wp:effectExtent l="0" t="0" r="7620" b="0"/>
            <wp:docPr id="1825258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258902" name=""/>
                    <pic:cNvPicPr/>
                  </pic:nvPicPr>
                  <pic:blipFill rotWithShape="1">
                    <a:blip r:embed="rId7"/>
                    <a:srcRect l="30313" t="30018" r="31265" b="24837"/>
                    <a:stretch>
                      <a:fillRect/>
                    </a:stretch>
                  </pic:blipFill>
                  <pic:spPr bwMode="auto">
                    <a:xfrm>
                      <a:off x="0" y="0"/>
                      <a:ext cx="5440680" cy="3246120"/>
                    </a:xfrm>
                    <a:prstGeom prst="rect">
                      <a:avLst/>
                    </a:prstGeom>
                    <a:ln>
                      <a:noFill/>
                    </a:ln>
                    <a:extLst>
                      <a:ext uri="{53640926-AAD7-44D8-BBD7-CCE9431645EC}">
                        <a14:shadowObscured xmlns:a14="http://schemas.microsoft.com/office/drawing/2010/main"/>
                      </a:ext>
                    </a:extLst>
                  </pic:spPr>
                </pic:pic>
              </a:graphicData>
            </a:graphic>
          </wp:inline>
        </w:drawing>
      </w:r>
    </w:p>
    <w:p w14:paraId="52B2E0B9" w14:textId="77777777" w:rsidR="006B190F" w:rsidRPr="006B190F" w:rsidRDefault="006B190F" w:rsidP="006B190F">
      <w:pPr>
        <w:spacing w:after="0" w:line="240" w:lineRule="auto"/>
        <w:rPr>
          <w:rFonts w:ascii="Times New Roman" w:eastAsia="Times New Roman" w:hAnsi="Times New Roman" w:cs="Times New Roman"/>
          <w:kern w:val="0"/>
          <w:sz w:val="24"/>
          <w:szCs w:val="24"/>
          <w:lang w:eastAsia="en-IN"/>
          <w14:ligatures w14:val="none"/>
        </w:rPr>
      </w:pPr>
      <w:r w:rsidRPr="006B190F">
        <w:rPr>
          <w:rFonts w:ascii="Times New Roman" w:eastAsia="Times New Roman" w:hAnsi="Times New Roman" w:cs="Times New Roman"/>
          <w:kern w:val="0"/>
          <w:sz w:val="24"/>
          <w:szCs w:val="24"/>
          <w:lang w:eastAsia="en-IN"/>
          <w14:ligatures w14:val="none"/>
        </w:rPr>
        <w:pict w14:anchorId="5C3B5D22">
          <v:rect id="_x0000_i1054" style="width:0;height:1.5pt" o:hralign="center" o:hrstd="t" o:hr="t" fillcolor="#a0a0a0" stroked="f"/>
        </w:pict>
      </w:r>
    </w:p>
    <w:p w14:paraId="3363E7E2" w14:textId="77777777" w:rsidR="006B190F" w:rsidRPr="006B190F" w:rsidRDefault="006B190F" w:rsidP="006B190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B190F">
        <w:rPr>
          <w:rFonts w:ascii="Times New Roman" w:eastAsia="Times New Roman" w:hAnsi="Times New Roman" w:cs="Times New Roman"/>
          <w:b/>
          <w:bCs/>
          <w:kern w:val="0"/>
          <w:sz w:val="27"/>
          <w:szCs w:val="27"/>
          <w:lang w:eastAsia="en-IN"/>
          <w14:ligatures w14:val="none"/>
        </w:rPr>
        <w:t>7.6 Observations</w:t>
      </w:r>
    </w:p>
    <w:p w14:paraId="1AC3984E" w14:textId="77777777" w:rsidR="006B190F" w:rsidRPr="006B190F" w:rsidRDefault="006B190F" w:rsidP="006B190F">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B190F">
        <w:rPr>
          <w:rFonts w:ascii="Times New Roman" w:eastAsia="Times New Roman" w:hAnsi="Times New Roman" w:cs="Times New Roman"/>
          <w:kern w:val="0"/>
          <w:sz w:val="24"/>
          <w:szCs w:val="24"/>
          <w:lang w:eastAsia="en-IN"/>
          <w14:ligatures w14:val="none"/>
        </w:rPr>
        <w:t xml:space="preserve">CNN performs best for image-based datasets. </w:t>
      </w:r>
    </w:p>
    <w:p w14:paraId="5CB69B96" w14:textId="77777777" w:rsidR="006B190F" w:rsidRPr="006B190F" w:rsidRDefault="006B190F" w:rsidP="006B190F">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B190F">
        <w:rPr>
          <w:rFonts w:ascii="Times New Roman" w:eastAsia="Times New Roman" w:hAnsi="Times New Roman" w:cs="Times New Roman"/>
          <w:kern w:val="0"/>
          <w:sz w:val="24"/>
          <w:szCs w:val="24"/>
          <w:lang w:eastAsia="en-IN"/>
          <w14:ligatures w14:val="none"/>
        </w:rPr>
        <w:t xml:space="preserve">Increasing epochs improves performance but may risk overfitting after a threshold. </w:t>
      </w:r>
    </w:p>
    <w:p w14:paraId="647BAC9F" w14:textId="77777777" w:rsidR="006B190F" w:rsidRPr="006B190F" w:rsidRDefault="006B190F" w:rsidP="006B190F">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B190F">
        <w:rPr>
          <w:rFonts w:ascii="Times New Roman" w:eastAsia="Times New Roman" w:hAnsi="Times New Roman" w:cs="Times New Roman"/>
          <w:kern w:val="0"/>
          <w:sz w:val="24"/>
          <w:szCs w:val="24"/>
          <w:lang w:eastAsia="en-IN"/>
          <w14:ligatures w14:val="none"/>
        </w:rPr>
        <w:t>Data preprocessing and normalization played a crucial role in achieving high accuracy.</w:t>
      </w:r>
    </w:p>
    <w:p w14:paraId="01980445" w14:textId="37956999" w:rsidR="003279C9" w:rsidRDefault="003279C9" w:rsidP="002416FB">
      <w:pPr>
        <w:rPr>
          <w:rFonts w:cstheme="minorHAnsi"/>
          <w:sz w:val="36"/>
          <w:szCs w:val="36"/>
          <w:lang w:val="en-US"/>
        </w:rPr>
      </w:pPr>
    </w:p>
    <w:p w14:paraId="66D99883" w14:textId="77777777" w:rsidR="003279C9" w:rsidRDefault="003279C9" w:rsidP="002416FB">
      <w:pPr>
        <w:rPr>
          <w:rFonts w:cstheme="minorHAnsi"/>
          <w:sz w:val="36"/>
          <w:szCs w:val="36"/>
          <w:lang w:val="en-US"/>
        </w:rPr>
      </w:pPr>
    </w:p>
    <w:p w14:paraId="176FE6CC" w14:textId="77777777" w:rsidR="003279C9" w:rsidRDefault="003279C9" w:rsidP="002416FB">
      <w:pPr>
        <w:rPr>
          <w:rFonts w:cstheme="minorHAnsi"/>
          <w:sz w:val="36"/>
          <w:szCs w:val="36"/>
          <w:lang w:val="en-US"/>
        </w:rPr>
      </w:pPr>
    </w:p>
    <w:p w14:paraId="069A3273" w14:textId="77777777" w:rsidR="003279C9" w:rsidRDefault="003279C9" w:rsidP="002416FB">
      <w:pPr>
        <w:rPr>
          <w:rFonts w:cstheme="minorHAnsi"/>
          <w:sz w:val="36"/>
          <w:szCs w:val="36"/>
          <w:lang w:val="en-US"/>
        </w:rPr>
      </w:pPr>
    </w:p>
    <w:p w14:paraId="3954D0D5" w14:textId="77777777" w:rsidR="003279C9" w:rsidRDefault="003279C9" w:rsidP="002416FB">
      <w:pPr>
        <w:rPr>
          <w:rFonts w:cstheme="minorHAnsi"/>
          <w:sz w:val="36"/>
          <w:szCs w:val="36"/>
          <w:lang w:val="en-US"/>
        </w:rPr>
      </w:pPr>
    </w:p>
    <w:p w14:paraId="6D571E33" w14:textId="77777777" w:rsidR="003279C9" w:rsidRDefault="003279C9" w:rsidP="002416FB">
      <w:pPr>
        <w:rPr>
          <w:rFonts w:cstheme="minorHAnsi"/>
          <w:sz w:val="36"/>
          <w:szCs w:val="36"/>
          <w:lang w:val="en-US"/>
        </w:rPr>
      </w:pPr>
    </w:p>
    <w:p w14:paraId="731C7231" w14:textId="099634E6" w:rsidR="003279C9" w:rsidRDefault="003279C9" w:rsidP="0078505D">
      <w:pPr>
        <w:jc w:val="center"/>
        <w:rPr>
          <w:rFonts w:cstheme="minorHAnsi"/>
          <w:sz w:val="52"/>
          <w:szCs w:val="52"/>
          <w:u w:val="single"/>
          <w:lang w:val="en-US"/>
        </w:rPr>
      </w:pPr>
      <w:r w:rsidRPr="0078505D">
        <w:rPr>
          <w:rFonts w:cstheme="minorHAnsi"/>
          <w:sz w:val="52"/>
          <w:szCs w:val="52"/>
          <w:u w:val="single"/>
          <w:lang w:val="en-US"/>
        </w:rPr>
        <w:lastRenderedPageBreak/>
        <w:t>DISCUSSION</w:t>
      </w:r>
    </w:p>
    <w:p w14:paraId="7755CF68" w14:textId="77777777" w:rsidR="0078505D" w:rsidRPr="0078505D" w:rsidRDefault="0078505D" w:rsidP="0078505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8505D">
        <w:rPr>
          <w:rFonts w:ascii="Times New Roman" w:eastAsia="Times New Roman" w:hAnsi="Times New Roman" w:cs="Times New Roman"/>
          <w:kern w:val="0"/>
          <w:sz w:val="24"/>
          <w:szCs w:val="24"/>
          <w:lang w:eastAsia="en-IN"/>
          <w14:ligatures w14:val="none"/>
        </w:rPr>
        <w:t>The results obtained from the CNN-based breast cancer detection model demonstrate the effectiveness of deep learning techniques in medical image classification tasks. The model achieved high accuracy and showed strong capability in distinguishing between benign and malignant histopathology images.</w:t>
      </w:r>
    </w:p>
    <w:p w14:paraId="3202C098" w14:textId="77777777" w:rsidR="0078505D" w:rsidRPr="0078505D" w:rsidRDefault="0078505D" w:rsidP="0078505D">
      <w:pPr>
        <w:spacing w:after="0" w:line="240" w:lineRule="auto"/>
        <w:rPr>
          <w:rFonts w:ascii="Times New Roman" w:eastAsia="Times New Roman" w:hAnsi="Times New Roman" w:cs="Times New Roman"/>
          <w:kern w:val="0"/>
          <w:sz w:val="24"/>
          <w:szCs w:val="24"/>
          <w:lang w:eastAsia="en-IN"/>
          <w14:ligatures w14:val="none"/>
        </w:rPr>
      </w:pPr>
      <w:r w:rsidRPr="0078505D">
        <w:rPr>
          <w:rFonts w:ascii="Times New Roman" w:eastAsia="Times New Roman" w:hAnsi="Times New Roman" w:cs="Times New Roman"/>
          <w:kern w:val="0"/>
          <w:sz w:val="24"/>
          <w:szCs w:val="24"/>
          <w:lang w:eastAsia="en-IN"/>
          <w14:ligatures w14:val="none"/>
        </w:rPr>
        <w:pict w14:anchorId="4A05D586">
          <v:rect id="_x0000_i1060" style="width:0;height:1.5pt" o:hralign="center" o:hrstd="t" o:hr="t" fillcolor="#a0a0a0" stroked="f"/>
        </w:pict>
      </w:r>
    </w:p>
    <w:p w14:paraId="2EA34BC8" w14:textId="77777777" w:rsidR="0078505D" w:rsidRPr="0078505D" w:rsidRDefault="0078505D" w:rsidP="0078505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8505D">
        <w:rPr>
          <w:rFonts w:ascii="Times New Roman" w:eastAsia="Times New Roman" w:hAnsi="Times New Roman" w:cs="Times New Roman"/>
          <w:b/>
          <w:bCs/>
          <w:kern w:val="0"/>
          <w:sz w:val="27"/>
          <w:szCs w:val="27"/>
          <w:lang w:eastAsia="en-IN"/>
          <w14:ligatures w14:val="none"/>
        </w:rPr>
        <w:t>8.1 Interpretation of Results</w:t>
      </w:r>
    </w:p>
    <w:p w14:paraId="499EF2D9" w14:textId="77777777" w:rsidR="0078505D" w:rsidRPr="0078505D" w:rsidRDefault="0078505D" w:rsidP="0078505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8505D">
        <w:rPr>
          <w:rFonts w:ascii="Times New Roman" w:eastAsia="Times New Roman" w:hAnsi="Times New Roman" w:cs="Times New Roman"/>
          <w:kern w:val="0"/>
          <w:sz w:val="24"/>
          <w:szCs w:val="24"/>
          <w:lang w:eastAsia="en-IN"/>
          <w14:ligatures w14:val="none"/>
        </w:rPr>
        <w:t>The steady increase in both training and validation accuracy across epochs indicates that the model successfully learned meaningful patterns from the dataset. The decrease in loss values further confirms that the model converged effectively during training.</w:t>
      </w:r>
    </w:p>
    <w:p w14:paraId="71D75BB3" w14:textId="77777777" w:rsidR="0078505D" w:rsidRPr="0078505D" w:rsidRDefault="0078505D" w:rsidP="0078505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8505D">
        <w:rPr>
          <w:rFonts w:ascii="Times New Roman" w:eastAsia="Times New Roman" w:hAnsi="Times New Roman" w:cs="Times New Roman"/>
          <w:kern w:val="0"/>
          <w:sz w:val="24"/>
          <w:szCs w:val="24"/>
          <w:lang w:eastAsia="en-IN"/>
          <w14:ligatures w14:val="none"/>
        </w:rPr>
        <w:t>The relatively small gap between training and validation accuracy suggests that the model generalized well and did not significantly overfit the training data. This indicates that the preprocessing techniques and data augmentation methods were effective.</w:t>
      </w:r>
    </w:p>
    <w:p w14:paraId="6DE5DF4E" w14:textId="77777777" w:rsidR="0078505D" w:rsidRPr="0078505D" w:rsidRDefault="0078505D" w:rsidP="0078505D">
      <w:pPr>
        <w:spacing w:after="0" w:line="240" w:lineRule="auto"/>
        <w:rPr>
          <w:rFonts w:ascii="Times New Roman" w:eastAsia="Times New Roman" w:hAnsi="Times New Roman" w:cs="Times New Roman"/>
          <w:kern w:val="0"/>
          <w:sz w:val="24"/>
          <w:szCs w:val="24"/>
          <w:lang w:eastAsia="en-IN"/>
          <w14:ligatures w14:val="none"/>
        </w:rPr>
      </w:pPr>
      <w:r w:rsidRPr="0078505D">
        <w:rPr>
          <w:rFonts w:ascii="Times New Roman" w:eastAsia="Times New Roman" w:hAnsi="Times New Roman" w:cs="Times New Roman"/>
          <w:kern w:val="0"/>
          <w:sz w:val="24"/>
          <w:szCs w:val="24"/>
          <w:lang w:eastAsia="en-IN"/>
          <w14:ligatures w14:val="none"/>
        </w:rPr>
        <w:pict w14:anchorId="5CDD4939">
          <v:rect id="_x0000_i1061" style="width:0;height:1.5pt" o:hralign="center" o:hrstd="t" o:hr="t" fillcolor="#a0a0a0" stroked="f"/>
        </w:pict>
      </w:r>
    </w:p>
    <w:p w14:paraId="26B4A827" w14:textId="77777777" w:rsidR="0078505D" w:rsidRPr="0078505D" w:rsidRDefault="0078505D" w:rsidP="0078505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8505D">
        <w:rPr>
          <w:rFonts w:ascii="Times New Roman" w:eastAsia="Times New Roman" w:hAnsi="Times New Roman" w:cs="Times New Roman"/>
          <w:b/>
          <w:bCs/>
          <w:kern w:val="0"/>
          <w:sz w:val="27"/>
          <w:szCs w:val="27"/>
          <w:lang w:eastAsia="en-IN"/>
          <w14:ligatures w14:val="none"/>
        </w:rPr>
        <w:t>8.2 Key Insights</w:t>
      </w:r>
    </w:p>
    <w:p w14:paraId="7BA39A89" w14:textId="77777777" w:rsidR="0078505D" w:rsidRPr="0078505D" w:rsidRDefault="0078505D" w:rsidP="0078505D">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8505D">
        <w:rPr>
          <w:rFonts w:ascii="Times New Roman" w:eastAsia="Times New Roman" w:hAnsi="Times New Roman" w:cs="Times New Roman"/>
          <w:b/>
          <w:bCs/>
          <w:kern w:val="0"/>
          <w:sz w:val="24"/>
          <w:szCs w:val="24"/>
          <w:lang w:eastAsia="en-IN"/>
          <w14:ligatures w14:val="none"/>
        </w:rPr>
        <w:t>CNN effectiveness:</w:t>
      </w:r>
      <w:r w:rsidRPr="0078505D">
        <w:rPr>
          <w:rFonts w:ascii="Times New Roman" w:eastAsia="Times New Roman" w:hAnsi="Times New Roman" w:cs="Times New Roman"/>
          <w:kern w:val="0"/>
          <w:sz w:val="24"/>
          <w:szCs w:val="24"/>
          <w:lang w:eastAsia="en-IN"/>
          <w14:ligatures w14:val="none"/>
        </w:rPr>
        <w:t xml:space="preserve"> Convolutional Neural Networks proved highly effective for image classification due to their ability to automatically extract spatial and hierarchical features from images. </w:t>
      </w:r>
    </w:p>
    <w:p w14:paraId="4E6C66B7" w14:textId="77777777" w:rsidR="0078505D" w:rsidRPr="0078505D" w:rsidRDefault="0078505D" w:rsidP="0078505D">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8505D">
        <w:rPr>
          <w:rFonts w:ascii="Times New Roman" w:eastAsia="Times New Roman" w:hAnsi="Times New Roman" w:cs="Times New Roman"/>
          <w:b/>
          <w:bCs/>
          <w:kern w:val="0"/>
          <w:sz w:val="24"/>
          <w:szCs w:val="24"/>
          <w:lang w:eastAsia="en-IN"/>
          <w14:ligatures w14:val="none"/>
        </w:rPr>
        <w:t>Feature learning:</w:t>
      </w:r>
      <w:r w:rsidRPr="0078505D">
        <w:rPr>
          <w:rFonts w:ascii="Times New Roman" w:eastAsia="Times New Roman" w:hAnsi="Times New Roman" w:cs="Times New Roman"/>
          <w:kern w:val="0"/>
          <w:sz w:val="24"/>
          <w:szCs w:val="24"/>
          <w:lang w:eastAsia="en-IN"/>
          <w14:ligatures w14:val="none"/>
        </w:rPr>
        <w:t xml:space="preserve"> Unlike traditional machine learning models, the CNN did not require manual feature extraction, making the process more efficient and accurate. </w:t>
      </w:r>
    </w:p>
    <w:p w14:paraId="2FAD5884" w14:textId="77777777" w:rsidR="0078505D" w:rsidRPr="0078505D" w:rsidRDefault="0078505D" w:rsidP="0078505D">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8505D">
        <w:rPr>
          <w:rFonts w:ascii="Times New Roman" w:eastAsia="Times New Roman" w:hAnsi="Times New Roman" w:cs="Times New Roman"/>
          <w:b/>
          <w:bCs/>
          <w:kern w:val="0"/>
          <w:sz w:val="24"/>
          <w:szCs w:val="24"/>
          <w:lang w:eastAsia="en-IN"/>
          <w14:ligatures w14:val="none"/>
        </w:rPr>
        <w:t>Impact of data augmentation:</w:t>
      </w:r>
      <w:r w:rsidRPr="0078505D">
        <w:rPr>
          <w:rFonts w:ascii="Times New Roman" w:eastAsia="Times New Roman" w:hAnsi="Times New Roman" w:cs="Times New Roman"/>
          <w:kern w:val="0"/>
          <w:sz w:val="24"/>
          <w:szCs w:val="24"/>
          <w:lang w:eastAsia="en-IN"/>
          <w14:ligatures w14:val="none"/>
        </w:rPr>
        <w:t xml:space="preserve"> Techniques such as flipping, rotation, and zooming helped increase dataset diversity and improved model robustness. </w:t>
      </w:r>
    </w:p>
    <w:p w14:paraId="28299838" w14:textId="77777777" w:rsidR="0078505D" w:rsidRPr="0078505D" w:rsidRDefault="0078505D" w:rsidP="0078505D">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8505D">
        <w:rPr>
          <w:rFonts w:ascii="Times New Roman" w:eastAsia="Times New Roman" w:hAnsi="Times New Roman" w:cs="Times New Roman"/>
          <w:b/>
          <w:bCs/>
          <w:kern w:val="0"/>
          <w:sz w:val="24"/>
          <w:szCs w:val="24"/>
          <w:lang w:eastAsia="en-IN"/>
          <w14:ligatures w14:val="none"/>
        </w:rPr>
        <w:t>Importance of normalization:</w:t>
      </w:r>
      <w:r w:rsidRPr="0078505D">
        <w:rPr>
          <w:rFonts w:ascii="Times New Roman" w:eastAsia="Times New Roman" w:hAnsi="Times New Roman" w:cs="Times New Roman"/>
          <w:kern w:val="0"/>
          <w:sz w:val="24"/>
          <w:szCs w:val="24"/>
          <w:lang w:eastAsia="en-IN"/>
          <w14:ligatures w14:val="none"/>
        </w:rPr>
        <w:t xml:space="preserve"> Scaling pixel values improved convergence speed and stability during training. </w:t>
      </w:r>
    </w:p>
    <w:p w14:paraId="5EC17522" w14:textId="77777777" w:rsidR="0078505D" w:rsidRPr="0078505D" w:rsidRDefault="0078505D" w:rsidP="0078505D">
      <w:pPr>
        <w:spacing w:after="0" w:line="240" w:lineRule="auto"/>
        <w:rPr>
          <w:rFonts w:ascii="Times New Roman" w:eastAsia="Times New Roman" w:hAnsi="Times New Roman" w:cs="Times New Roman"/>
          <w:kern w:val="0"/>
          <w:sz w:val="24"/>
          <w:szCs w:val="24"/>
          <w:lang w:eastAsia="en-IN"/>
          <w14:ligatures w14:val="none"/>
        </w:rPr>
      </w:pPr>
      <w:r w:rsidRPr="0078505D">
        <w:rPr>
          <w:rFonts w:ascii="Times New Roman" w:eastAsia="Times New Roman" w:hAnsi="Times New Roman" w:cs="Times New Roman"/>
          <w:kern w:val="0"/>
          <w:sz w:val="24"/>
          <w:szCs w:val="24"/>
          <w:lang w:eastAsia="en-IN"/>
          <w14:ligatures w14:val="none"/>
        </w:rPr>
        <w:pict w14:anchorId="304EFDDA">
          <v:rect id="_x0000_i1062" style="width:0;height:1.5pt" o:hralign="center" o:hrstd="t" o:hr="t" fillcolor="#a0a0a0" stroked="f"/>
        </w:pict>
      </w:r>
    </w:p>
    <w:p w14:paraId="3EB77C8F" w14:textId="77777777" w:rsidR="0078505D" w:rsidRPr="0078505D" w:rsidRDefault="0078505D" w:rsidP="0078505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8505D">
        <w:rPr>
          <w:rFonts w:ascii="Times New Roman" w:eastAsia="Times New Roman" w:hAnsi="Times New Roman" w:cs="Times New Roman"/>
          <w:b/>
          <w:bCs/>
          <w:kern w:val="0"/>
          <w:sz w:val="27"/>
          <w:szCs w:val="27"/>
          <w:lang w:eastAsia="en-IN"/>
          <w14:ligatures w14:val="none"/>
        </w:rPr>
        <w:t>8.3 Unexpected Outcomes</w:t>
      </w:r>
    </w:p>
    <w:p w14:paraId="2032404F" w14:textId="77777777" w:rsidR="0078505D" w:rsidRPr="0078505D" w:rsidRDefault="0078505D" w:rsidP="0078505D">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8505D">
        <w:rPr>
          <w:rFonts w:ascii="Times New Roman" w:eastAsia="Times New Roman" w:hAnsi="Times New Roman" w:cs="Times New Roman"/>
          <w:b/>
          <w:bCs/>
          <w:kern w:val="0"/>
          <w:sz w:val="24"/>
          <w:szCs w:val="24"/>
          <w:lang w:eastAsia="en-IN"/>
          <w14:ligatures w14:val="none"/>
        </w:rPr>
        <w:t>Slight overfitting at higher epochs:</w:t>
      </w:r>
      <w:r w:rsidRPr="0078505D">
        <w:rPr>
          <w:rFonts w:ascii="Times New Roman" w:eastAsia="Times New Roman" w:hAnsi="Times New Roman" w:cs="Times New Roman"/>
          <w:kern w:val="0"/>
          <w:sz w:val="24"/>
          <w:szCs w:val="24"/>
          <w:lang w:eastAsia="en-IN"/>
          <w14:ligatures w14:val="none"/>
        </w:rPr>
        <w:t xml:space="preserve"> Although the model performed well, a minor increase in validation loss after several epochs indicated the beginning of overfitting. </w:t>
      </w:r>
    </w:p>
    <w:p w14:paraId="42D9DFAE" w14:textId="77777777" w:rsidR="0078505D" w:rsidRPr="0078505D" w:rsidRDefault="0078505D" w:rsidP="0078505D">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8505D">
        <w:rPr>
          <w:rFonts w:ascii="Times New Roman" w:eastAsia="Times New Roman" w:hAnsi="Times New Roman" w:cs="Times New Roman"/>
          <w:b/>
          <w:bCs/>
          <w:kern w:val="0"/>
          <w:sz w:val="24"/>
          <w:szCs w:val="24"/>
          <w:lang w:eastAsia="en-IN"/>
          <w14:ligatures w14:val="none"/>
        </w:rPr>
        <w:t>Misclassification in complex cases:</w:t>
      </w:r>
      <w:r w:rsidRPr="0078505D">
        <w:rPr>
          <w:rFonts w:ascii="Times New Roman" w:eastAsia="Times New Roman" w:hAnsi="Times New Roman" w:cs="Times New Roman"/>
          <w:kern w:val="0"/>
          <w:sz w:val="24"/>
          <w:szCs w:val="24"/>
          <w:lang w:eastAsia="en-IN"/>
          <w14:ligatures w14:val="none"/>
        </w:rPr>
        <w:t xml:space="preserve"> Some borderline or low-contrast images were incorrectly classified, showing the model’s limitation in handling ambiguous patterns. </w:t>
      </w:r>
    </w:p>
    <w:p w14:paraId="3B66ECE7" w14:textId="77777777" w:rsidR="0078505D" w:rsidRPr="0078505D" w:rsidRDefault="0078505D" w:rsidP="0078505D">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8505D">
        <w:rPr>
          <w:rFonts w:ascii="Times New Roman" w:eastAsia="Times New Roman" w:hAnsi="Times New Roman" w:cs="Times New Roman"/>
          <w:b/>
          <w:bCs/>
          <w:kern w:val="0"/>
          <w:sz w:val="24"/>
          <w:szCs w:val="24"/>
          <w:lang w:eastAsia="en-IN"/>
          <w14:ligatures w14:val="none"/>
        </w:rPr>
        <w:t>Class imbalance impact:</w:t>
      </w:r>
      <w:r w:rsidRPr="0078505D">
        <w:rPr>
          <w:rFonts w:ascii="Times New Roman" w:eastAsia="Times New Roman" w:hAnsi="Times New Roman" w:cs="Times New Roman"/>
          <w:kern w:val="0"/>
          <w:sz w:val="24"/>
          <w:szCs w:val="24"/>
          <w:lang w:eastAsia="en-IN"/>
          <w14:ligatures w14:val="none"/>
        </w:rPr>
        <w:t xml:space="preserve"> Since the dataset contains more negative samples than positive ones, the model may become slightly biased toward the majority class. </w:t>
      </w:r>
    </w:p>
    <w:p w14:paraId="769B39D3" w14:textId="77777777" w:rsidR="0078505D" w:rsidRPr="0078505D" w:rsidRDefault="0078505D" w:rsidP="0078505D">
      <w:pPr>
        <w:spacing w:after="0" w:line="240" w:lineRule="auto"/>
        <w:rPr>
          <w:rFonts w:ascii="Times New Roman" w:eastAsia="Times New Roman" w:hAnsi="Times New Roman" w:cs="Times New Roman"/>
          <w:kern w:val="0"/>
          <w:sz w:val="24"/>
          <w:szCs w:val="24"/>
          <w:lang w:eastAsia="en-IN"/>
          <w14:ligatures w14:val="none"/>
        </w:rPr>
      </w:pPr>
      <w:r w:rsidRPr="0078505D">
        <w:rPr>
          <w:rFonts w:ascii="Times New Roman" w:eastAsia="Times New Roman" w:hAnsi="Times New Roman" w:cs="Times New Roman"/>
          <w:kern w:val="0"/>
          <w:sz w:val="24"/>
          <w:szCs w:val="24"/>
          <w:lang w:eastAsia="en-IN"/>
          <w14:ligatures w14:val="none"/>
        </w:rPr>
        <w:pict w14:anchorId="616D6E7B">
          <v:rect id="_x0000_i1063" style="width:0;height:1.5pt" o:hralign="center" o:hrstd="t" o:hr="t" fillcolor="#a0a0a0" stroked="f"/>
        </w:pict>
      </w:r>
    </w:p>
    <w:p w14:paraId="3C0640AC" w14:textId="77777777" w:rsidR="0078505D" w:rsidRPr="0078505D" w:rsidRDefault="0078505D" w:rsidP="0078505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8505D">
        <w:rPr>
          <w:rFonts w:ascii="Times New Roman" w:eastAsia="Times New Roman" w:hAnsi="Times New Roman" w:cs="Times New Roman"/>
          <w:b/>
          <w:bCs/>
          <w:kern w:val="0"/>
          <w:sz w:val="27"/>
          <w:szCs w:val="27"/>
          <w:lang w:eastAsia="en-IN"/>
          <w14:ligatures w14:val="none"/>
        </w:rPr>
        <w:t>8.4 Strengths of the Approach</w:t>
      </w:r>
    </w:p>
    <w:p w14:paraId="56EBEB69" w14:textId="77777777" w:rsidR="0078505D" w:rsidRPr="0078505D" w:rsidRDefault="0078505D" w:rsidP="0078505D">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8505D">
        <w:rPr>
          <w:rFonts w:ascii="Times New Roman" w:eastAsia="Times New Roman" w:hAnsi="Times New Roman" w:cs="Times New Roman"/>
          <w:b/>
          <w:bCs/>
          <w:kern w:val="0"/>
          <w:sz w:val="24"/>
          <w:szCs w:val="24"/>
          <w:lang w:eastAsia="en-IN"/>
          <w14:ligatures w14:val="none"/>
        </w:rPr>
        <w:lastRenderedPageBreak/>
        <w:t>High accuracy and reliability</w:t>
      </w:r>
      <w:r w:rsidRPr="0078505D">
        <w:rPr>
          <w:rFonts w:ascii="Times New Roman" w:eastAsia="Times New Roman" w:hAnsi="Times New Roman" w:cs="Times New Roman"/>
          <w:kern w:val="0"/>
          <w:sz w:val="24"/>
          <w:szCs w:val="24"/>
          <w:lang w:eastAsia="en-IN"/>
          <w14:ligatures w14:val="none"/>
        </w:rPr>
        <w:t xml:space="preserve"> in classification </w:t>
      </w:r>
    </w:p>
    <w:p w14:paraId="33B30EAF" w14:textId="77777777" w:rsidR="0078505D" w:rsidRPr="0078505D" w:rsidRDefault="0078505D" w:rsidP="0078505D">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8505D">
        <w:rPr>
          <w:rFonts w:ascii="Times New Roman" w:eastAsia="Times New Roman" w:hAnsi="Times New Roman" w:cs="Times New Roman"/>
          <w:b/>
          <w:bCs/>
          <w:kern w:val="0"/>
          <w:sz w:val="24"/>
          <w:szCs w:val="24"/>
          <w:lang w:eastAsia="en-IN"/>
          <w14:ligatures w14:val="none"/>
        </w:rPr>
        <w:t>Automatic feature extraction</w:t>
      </w:r>
      <w:r w:rsidRPr="0078505D">
        <w:rPr>
          <w:rFonts w:ascii="Times New Roman" w:eastAsia="Times New Roman" w:hAnsi="Times New Roman" w:cs="Times New Roman"/>
          <w:kern w:val="0"/>
          <w:sz w:val="24"/>
          <w:szCs w:val="24"/>
          <w:lang w:eastAsia="en-IN"/>
          <w14:ligatures w14:val="none"/>
        </w:rPr>
        <w:t xml:space="preserve">, reducing manual effort </w:t>
      </w:r>
    </w:p>
    <w:p w14:paraId="77472CDB" w14:textId="77777777" w:rsidR="0078505D" w:rsidRPr="0078505D" w:rsidRDefault="0078505D" w:rsidP="0078505D">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8505D">
        <w:rPr>
          <w:rFonts w:ascii="Times New Roman" w:eastAsia="Times New Roman" w:hAnsi="Times New Roman" w:cs="Times New Roman"/>
          <w:b/>
          <w:bCs/>
          <w:kern w:val="0"/>
          <w:sz w:val="24"/>
          <w:szCs w:val="24"/>
          <w:lang w:eastAsia="en-IN"/>
          <w14:ligatures w14:val="none"/>
        </w:rPr>
        <w:t>Scalability</w:t>
      </w:r>
      <w:r w:rsidRPr="0078505D">
        <w:rPr>
          <w:rFonts w:ascii="Times New Roman" w:eastAsia="Times New Roman" w:hAnsi="Times New Roman" w:cs="Times New Roman"/>
          <w:kern w:val="0"/>
          <w:sz w:val="24"/>
          <w:szCs w:val="24"/>
          <w:lang w:eastAsia="en-IN"/>
          <w14:ligatures w14:val="none"/>
        </w:rPr>
        <w:t xml:space="preserve"> to larger datasets and real-world applications </w:t>
      </w:r>
    </w:p>
    <w:p w14:paraId="0090D33C" w14:textId="77777777" w:rsidR="0078505D" w:rsidRPr="0078505D" w:rsidRDefault="0078505D" w:rsidP="0078505D">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8505D">
        <w:rPr>
          <w:rFonts w:ascii="Times New Roman" w:eastAsia="Times New Roman" w:hAnsi="Times New Roman" w:cs="Times New Roman"/>
          <w:b/>
          <w:bCs/>
          <w:kern w:val="0"/>
          <w:sz w:val="24"/>
          <w:szCs w:val="24"/>
          <w:lang w:eastAsia="en-IN"/>
          <w14:ligatures w14:val="none"/>
        </w:rPr>
        <w:t>Robustness</w:t>
      </w:r>
      <w:r w:rsidRPr="0078505D">
        <w:rPr>
          <w:rFonts w:ascii="Times New Roman" w:eastAsia="Times New Roman" w:hAnsi="Times New Roman" w:cs="Times New Roman"/>
          <w:kern w:val="0"/>
          <w:sz w:val="24"/>
          <w:szCs w:val="24"/>
          <w:lang w:eastAsia="en-IN"/>
          <w14:ligatures w14:val="none"/>
        </w:rPr>
        <w:t xml:space="preserve"> due to preprocessing and augmentation techniques </w:t>
      </w:r>
    </w:p>
    <w:p w14:paraId="4F045A12" w14:textId="77777777" w:rsidR="0078505D" w:rsidRPr="0078505D" w:rsidRDefault="0078505D" w:rsidP="0078505D">
      <w:pPr>
        <w:spacing w:after="0" w:line="240" w:lineRule="auto"/>
        <w:rPr>
          <w:rFonts w:ascii="Times New Roman" w:eastAsia="Times New Roman" w:hAnsi="Times New Roman" w:cs="Times New Roman"/>
          <w:kern w:val="0"/>
          <w:sz w:val="24"/>
          <w:szCs w:val="24"/>
          <w:lang w:eastAsia="en-IN"/>
          <w14:ligatures w14:val="none"/>
        </w:rPr>
      </w:pPr>
      <w:r w:rsidRPr="0078505D">
        <w:rPr>
          <w:rFonts w:ascii="Times New Roman" w:eastAsia="Times New Roman" w:hAnsi="Times New Roman" w:cs="Times New Roman"/>
          <w:kern w:val="0"/>
          <w:sz w:val="24"/>
          <w:szCs w:val="24"/>
          <w:lang w:eastAsia="en-IN"/>
          <w14:ligatures w14:val="none"/>
        </w:rPr>
        <w:pict w14:anchorId="3E34602A">
          <v:rect id="_x0000_i1064" style="width:0;height:1.5pt" o:hralign="center" o:hrstd="t" o:hr="t" fillcolor="#a0a0a0" stroked="f"/>
        </w:pict>
      </w:r>
    </w:p>
    <w:p w14:paraId="750043FF" w14:textId="77777777" w:rsidR="0078505D" w:rsidRPr="0078505D" w:rsidRDefault="0078505D" w:rsidP="0078505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8505D">
        <w:rPr>
          <w:rFonts w:ascii="Times New Roman" w:eastAsia="Times New Roman" w:hAnsi="Times New Roman" w:cs="Times New Roman"/>
          <w:b/>
          <w:bCs/>
          <w:kern w:val="0"/>
          <w:sz w:val="27"/>
          <w:szCs w:val="27"/>
          <w:lang w:eastAsia="en-IN"/>
          <w14:ligatures w14:val="none"/>
        </w:rPr>
        <w:t>8.5 Limitations of the Approach</w:t>
      </w:r>
    </w:p>
    <w:p w14:paraId="263D82AD" w14:textId="77777777" w:rsidR="0078505D" w:rsidRPr="0078505D" w:rsidRDefault="0078505D" w:rsidP="0078505D">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8505D">
        <w:rPr>
          <w:rFonts w:ascii="Times New Roman" w:eastAsia="Times New Roman" w:hAnsi="Times New Roman" w:cs="Times New Roman"/>
          <w:b/>
          <w:bCs/>
          <w:kern w:val="0"/>
          <w:sz w:val="24"/>
          <w:szCs w:val="24"/>
          <w:lang w:eastAsia="en-IN"/>
          <w14:ligatures w14:val="none"/>
        </w:rPr>
        <w:t>Dependence on large datasets:</w:t>
      </w:r>
      <w:r w:rsidRPr="0078505D">
        <w:rPr>
          <w:rFonts w:ascii="Times New Roman" w:eastAsia="Times New Roman" w:hAnsi="Times New Roman" w:cs="Times New Roman"/>
          <w:kern w:val="0"/>
          <w:sz w:val="24"/>
          <w:szCs w:val="24"/>
          <w:lang w:eastAsia="en-IN"/>
          <w14:ligatures w14:val="none"/>
        </w:rPr>
        <w:t xml:space="preserve"> CNN models require significant data for optimal performance </w:t>
      </w:r>
    </w:p>
    <w:p w14:paraId="20CAF633" w14:textId="77777777" w:rsidR="0078505D" w:rsidRPr="0078505D" w:rsidRDefault="0078505D" w:rsidP="0078505D">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8505D">
        <w:rPr>
          <w:rFonts w:ascii="Times New Roman" w:eastAsia="Times New Roman" w:hAnsi="Times New Roman" w:cs="Times New Roman"/>
          <w:b/>
          <w:bCs/>
          <w:kern w:val="0"/>
          <w:sz w:val="24"/>
          <w:szCs w:val="24"/>
          <w:lang w:eastAsia="en-IN"/>
          <w14:ligatures w14:val="none"/>
        </w:rPr>
        <w:t>Computational complexity:</w:t>
      </w:r>
      <w:r w:rsidRPr="0078505D">
        <w:rPr>
          <w:rFonts w:ascii="Times New Roman" w:eastAsia="Times New Roman" w:hAnsi="Times New Roman" w:cs="Times New Roman"/>
          <w:kern w:val="0"/>
          <w:sz w:val="24"/>
          <w:szCs w:val="24"/>
          <w:lang w:eastAsia="en-IN"/>
          <w14:ligatures w14:val="none"/>
        </w:rPr>
        <w:t xml:space="preserve"> Training deep learning models requires high processing power and time </w:t>
      </w:r>
    </w:p>
    <w:p w14:paraId="2553C3B8" w14:textId="77777777" w:rsidR="0078505D" w:rsidRPr="0078505D" w:rsidRDefault="0078505D" w:rsidP="0078505D">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8505D">
        <w:rPr>
          <w:rFonts w:ascii="Times New Roman" w:eastAsia="Times New Roman" w:hAnsi="Times New Roman" w:cs="Times New Roman"/>
          <w:b/>
          <w:bCs/>
          <w:kern w:val="0"/>
          <w:sz w:val="24"/>
          <w:szCs w:val="24"/>
          <w:lang w:eastAsia="en-IN"/>
          <w14:ligatures w14:val="none"/>
        </w:rPr>
        <w:t>Limited interpretability:</w:t>
      </w:r>
      <w:r w:rsidRPr="0078505D">
        <w:rPr>
          <w:rFonts w:ascii="Times New Roman" w:eastAsia="Times New Roman" w:hAnsi="Times New Roman" w:cs="Times New Roman"/>
          <w:kern w:val="0"/>
          <w:sz w:val="24"/>
          <w:szCs w:val="24"/>
          <w:lang w:eastAsia="en-IN"/>
          <w14:ligatures w14:val="none"/>
        </w:rPr>
        <w:t xml:space="preserve"> Unlike simpler models, CNN decisions are harder to explain </w:t>
      </w:r>
    </w:p>
    <w:p w14:paraId="19881E5F" w14:textId="77777777" w:rsidR="0078505D" w:rsidRPr="0078505D" w:rsidRDefault="0078505D" w:rsidP="0078505D">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8505D">
        <w:rPr>
          <w:rFonts w:ascii="Times New Roman" w:eastAsia="Times New Roman" w:hAnsi="Times New Roman" w:cs="Times New Roman"/>
          <w:b/>
          <w:bCs/>
          <w:kern w:val="0"/>
          <w:sz w:val="24"/>
          <w:szCs w:val="24"/>
          <w:lang w:eastAsia="en-IN"/>
          <w14:ligatures w14:val="none"/>
        </w:rPr>
        <w:t>Sensitivity to data quality:</w:t>
      </w:r>
      <w:r w:rsidRPr="0078505D">
        <w:rPr>
          <w:rFonts w:ascii="Times New Roman" w:eastAsia="Times New Roman" w:hAnsi="Times New Roman" w:cs="Times New Roman"/>
          <w:kern w:val="0"/>
          <w:sz w:val="24"/>
          <w:szCs w:val="24"/>
          <w:lang w:eastAsia="en-IN"/>
          <w14:ligatures w14:val="none"/>
        </w:rPr>
        <w:t xml:space="preserve"> Poor-quality images can affect accuracy </w:t>
      </w:r>
    </w:p>
    <w:p w14:paraId="1601E2A7" w14:textId="77777777" w:rsidR="0078505D" w:rsidRPr="0078505D" w:rsidRDefault="0078505D" w:rsidP="0078505D">
      <w:pPr>
        <w:spacing w:after="0" w:line="240" w:lineRule="auto"/>
        <w:rPr>
          <w:rFonts w:ascii="Times New Roman" w:eastAsia="Times New Roman" w:hAnsi="Times New Roman" w:cs="Times New Roman"/>
          <w:kern w:val="0"/>
          <w:sz w:val="24"/>
          <w:szCs w:val="24"/>
          <w:lang w:eastAsia="en-IN"/>
          <w14:ligatures w14:val="none"/>
        </w:rPr>
      </w:pPr>
      <w:r w:rsidRPr="0078505D">
        <w:rPr>
          <w:rFonts w:ascii="Times New Roman" w:eastAsia="Times New Roman" w:hAnsi="Times New Roman" w:cs="Times New Roman"/>
          <w:kern w:val="0"/>
          <w:sz w:val="24"/>
          <w:szCs w:val="24"/>
          <w:lang w:eastAsia="en-IN"/>
          <w14:ligatures w14:val="none"/>
        </w:rPr>
        <w:pict w14:anchorId="7A5A1248">
          <v:rect id="_x0000_i1065" style="width:0;height:1.5pt" o:hralign="center" o:hrstd="t" o:hr="t" fillcolor="#a0a0a0" stroked="f"/>
        </w:pict>
      </w:r>
    </w:p>
    <w:p w14:paraId="6160E6B9" w14:textId="77777777" w:rsidR="0078505D" w:rsidRPr="0078505D" w:rsidRDefault="0078505D" w:rsidP="0078505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8505D">
        <w:rPr>
          <w:rFonts w:ascii="Times New Roman" w:eastAsia="Times New Roman" w:hAnsi="Times New Roman" w:cs="Times New Roman"/>
          <w:b/>
          <w:bCs/>
          <w:kern w:val="0"/>
          <w:sz w:val="27"/>
          <w:szCs w:val="27"/>
          <w:lang w:eastAsia="en-IN"/>
          <w14:ligatures w14:val="none"/>
        </w:rPr>
        <w:t>8.6 Implications of the Study</w:t>
      </w:r>
    </w:p>
    <w:p w14:paraId="5D80410A" w14:textId="77777777" w:rsidR="0078505D" w:rsidRPr="0078505D" w:rsidRDefault="0078505D" w:rsidP="0078505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8505D">
        <w:rPr>
          <w:rFonts w:ascii="Times New Roman" w:eastAsia="Times New Roman" w:hAnsi="Times New Roman" w:cs="Times New Roman"/>
          <w:kern w:val="0"/>
          <w:sz w:val="24"/>
          <w:szCs w:val="24"/>
          <w:lang w:eastAsia="en-IN"/>
          <w14:ligatures w14:val="none"/>
        </w:rPr>
        <w:t>The results indicate that CNN-based models can significantly improve the accuracy and efficiency of breast cancer detection. This has important implications in the healthcare sector, where early diagnosis can save lives.</w:t>
      </w:r>
    </w:p>
    <w:p w14:paraId="1C4C03D0" w14:textId="77777777" w:rsidR="0078505D" w:rsidRPr="0078505D" w:rsidRDefault="0078505D" w:rsidP="0078505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8505D">
        <w:rPr>
          <w:rFonts w:ascii="Times New Roman" w:eastAsia="Times New Roman" w:hAnsi="Times New Roman" w:cs="Times New Roman"/>
          <w:kern w:val="0"/>
          <w:sz w:val="24"/>
          <w:szCs w:val="24"/>
          <w:lang w:eastAsia="en-IN"/>
          <w14:ligatures w14:val="none"/>
        </w:rPr>
        <w:t>However, for real-world deployment, the model must be validated on larger and more diverse datasets and integrated with clinical workflows.</w:t>
      </w:r>
    </w:p>
    <w:p w14:paraId="2B3AFA9C" w14:textId="77777777" w:rsidR="0078505D" w:rsidRPr="0078505D" w:rsidRDefault="0078505D" w:rsidP="0078505D">
      <w:pPr>
        <w:spacing w:after="0" w:line="240" w:lineRule="auto"/>
        <w:rPr>
          <w:rFonts w:ascii="Times New Roman" w:eastAsia="Times New Roman" w:hAnsi="Times New Roman" w:cs="Times New Roman"/>
          <w:kern w:val="0"/>
          <w:sz w:val="24"/>
          <w:szCs w:val="24"/>
          <w:lang w:eastAsia="en-IN"/>
          <w14:ligatures w14:val="none"/>
        </w:rPr>
      </w:pPr>
      <w:r w:rsidRPr="0078505D">
        <w:rPr>
          <w:rFonts w:ascii="Times New Roman" w:eastAsia="Times New Roman" w:hAnsi="Times New Roman" w:cs="Times New Roman"/>
          <w:kern w:val="0"/>
          <w:sz w:val="24"/>
          <w:szCs w:val="24"/>
          <w:lang w:eastAsia="en-IN"/>
          <w14:ligatures w14:val="none"/>
        </w:rPr>
        <w:pict w14:anchorId="6C7C4AFD">
          <v:rect id="_x0000_i1066" style="width:0;height:1.5pt" o:hralign="center" o:hrstd="t" o:hr="t" fillcolor="#a0a0a0" stroked="f"/>
        </w:pict>
      </w:r>
    </w:p>
    <w:p w14:paraId="10AD076B" w14:textId="77777777" w:rsidR="0078505D" w:rsidRPr="0078505D" w:rsidRDefault="0078505D" w:rsidP="0078505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8505D">
        <w:rPr>
          <w:rFonts w:ascii="Times New Roman" w:eastAsia="Times New Roman" w:hAnsi="Times New Roman" w:cs="Times New Roman"/>
          <w:b/>
          <w:bCs/>
          <w:kern w:val="0"/>
          <w:sz w:val="27"/>
          <w:szCs w:val="27"/>
          <w:lang w:eastAsia="en-IN"/>
          <w14:ligatures w14:val="none"/>
        </w:rPr>
        <w:t>8.7 Overall Discussion Summary</w:t>
      </w:r>
    </w:p>
    <w:p w14:paraId="5902580E" w14:textId="77777777" w:rsidR="0078505D" w:rsidRPr="0078505D" w:rsidRDefault="0078505D" w:rsidP="0078505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8505D">
        <w:rPr>
          <w:rFonts w:ascii="Times New Roman" w:eastAsia="Times New Roman" w:hAnsi="Times New Roman" w:cs="Times New Roman"/>
          <w:kern w:val="0"/>
          <w:sz w:val="24"/>
          <w:szCs w:val="24"/>
          <w:lang w:eastAsia="en-IN"/>
          <w14:ligatures w14:val="none"/>
        </w:rPr>
        <w:t>Overall, the study confirms that deep learning models, particularly CNNs, are highly suitable for medical image classification tasks. While the model shows strong performance, further improvements can enhance its reliability and applicability in real-world scenarios.</w:t>
      </w:r>
    </w:p>
    <w:p w14:paraId="0499FF93" w14:textId="77777777" w:rsidR="0078505D" w:rsidRPr="0078505D" w:rsidRDefault="0078505D" w:rsidP="0078505D">
      <w:pPr>
        <w:rPr>
          <w:rFonts w:cstheme="minorHAnsi"/>
          <w:sz w:val="32"/>
          <w:szCs w:val="32"/>
          <w:lang w:val="en-US"/>
        </w:rPr>
      </w:pPr>
    </w:p>
    <w:p w14:paraId="70D477B2" w14:textId="77777777" w:rsidR="0078505D" w:rsidRDefault="0078505D" w:rsidP="00140212">
      <w:pPr>
        <w:spacing w:before="100" w:beforeAutospacing="1" w:after="100" w:afterAutospacing="1" w:line="240" w:lineRule="auto"/>
        <w:ind w:left="720"/>
        <w:jc w:val="center"/>
        <w:rPr>
          <w:rFonts w:ascii="Times New Roman" w:eastAsia="Times New Roman" w:hAnsi="Times New Roman" w:cs="Times New Roman"/>
          <w:kern w:val="0"/>
          <w:sz w:val="48"/>
          <w:szCs w:val="48"/>
          <w:u w:val="single"/>
          <w:lang w:eastAsia="en-IN"/>
          <w14:ligatures w14:val="none"/>
        </w:rPr>
      </w:pPr>
    </w:p>
    <w:p w14:paraId="5202B038" w14:textId="77777777" w:rsidR="0078505D" w:rsidRDefault="0078505D" w:rsidP="00140212">
      <w:pPr>
        <w:spacing w:before="100" w:beforeAutospacing="1" w:after="100" w:afterAutospacing="1" w:line="240" w:lineRule="auto"/>
        <w:ind w:left="720"/>
        <w:jc w:val="center"/>
        <w:rPr>
          <w:rFonts w:ascii="Times New Roman" w:eastAsia="Times New Roman" w:hAnsi="Times New Roman" w:cs="Times New Roman"/>
          <w:kern w:val="0"/>
          <w:sz w:val="48"/>
          <w:szCs w:val="48"/>
          <w:u w:val="single"/>
          <w:lang w:eastAsia="en-IN"/>
          <w14:ligatures w14:val="none"/>
        </w:rPr>
      </w:pPr>
    </w:p>
    <w:p w14:paraId="622CD9B0" w14:textId="77777777" w:rsidR="0078505D" w:rsidRDefault="0078505D" w:rsidP="00140212">
      <w:pPr>
        <w:spacing w:before="100" w:beforeAutospacing="1" w:after="100" w:afterAutospacing="1" w:line="240" w:lineRule="auto"/>
        <w:ind w:left="720"/>
        <w:jc w:val="center"/>
        <w:rPr>
          <w:rFonts w:ascii="Times New Roman" w:eastAsia="Times New Roman" w:hAnsi="Times New Roman" w:cs="Times New Roman"/>
          <w:kern w:val="0"/>
          <w:sz w:val="48"/>
          <w:szCs w:val="48"/>
          <w:u w:val="single"/>
          <w:lang w:eastAsia="en-IN"/>
          <w14:ligatures w14:val="none"/>
        </w:rPr>
      </w:pPr>
    </w:p>
    <w:p w14:paraId="717D4783" w14:textId="77777777" w:rsidR="0078505D" w:rsidRDefault="0078505D" w:rsidP="00140212">
      <w:pPr>
        <w:spacing w:before="100" w:beforeAutospacing="1" w:after="100" w:afterAutospacing="1" w:line="240" w:lineRule="auto"/>
        <w:ind w:left="720"/>
        <w:jc w:val="center"/>
        <w:rPr>
          <w:rFonts w:ascii="Times New Roman" w:eastAsia="Times New Roman" w:hAnsi="Times New Roman" w:cs="Times New Roman"/>
          <w:kern w:val="0"/>
          <w:sz w:val="48"/>
          <w:szCs w:val="48"/>
          <w:u w:val="single"/>
          <w:lang w:eastAsia="en-IN"/>
          <w14:ligatures w14:val="none"/>
        </w:rPr>
      </w:pPr>
    </w:p>
    <w:p w14:paraId="64B88DE0" w14:textId="7CA56E16" w:rsidR="00140212" w:rsidRPr="003279C9" w:rsidRDefault="00140212" w:rsidP="00140212">
      <w:pPr>
        <w:spacing w:before="100" w:beforeAutospacing="1" w:after="100" w:afterAutospacing="1" w:line="240" w:lineRule="auto"/>
        <w:ind w:left="720"/>
        <w:jc w:val="center"/>
        <w:rPr>
          <w:rFonts w:ascii="Times New Roman" w:eastAsia="Times New Roman" w:hAnsi="Times New Roman" w:cs="Times New Roman"/>
          <w:kern w:val="0"/>
          <w:sz w:val="48"/>
          <w:szCs w:val="48"/>
          <w:u w:val="single"/>
          <w:lang w:eastAsia="en-IN"/>
          <w14:ligatures w14:val="none"/>
        </w:rPr>
      </w:pPr>
      <w:r w:rsidRPr="00140212">
        <w:rPr>
          <w:rFonts w:ascii="Times New Roman" w:eastAsia="Times New Roman" w:hAnsi="Times New Roman" w:cs="Times New Roman"/>
          <w:kern w:val="0"/>
          <w:sz w:val="48"/>
          <w:szCs w:val="48"/>
          <w:u w:val="single"/>
          <w:lang w:eastAsia="en-IN"/>
          <w14:ligatures w14:val="none"/>
        </w:rPr>
        <w:lastRenderedPageBreak/>
        <w:t xml:space="preserve">CONCLUSION </w:t>
      </w:r>
    </w:p>
    <w:p w14:paraId="6B6F8153" w14:textId="77777777" w:rsidR="0078505D" w:rsidRDefault="0078505D" w:rsidP="0078505D">
      <w:pPr>
        <w:pStyle w:val="NormalWeb"/>
      </w:pPr>
      <w:r>
        <w:t xml:space="preserve">This project successfully demonstrated the application of deep learning techniques, specifically Convolutional Neural Networks (CNNs), for the detection of breast cancer using histopathology images. The developed model, </w:t>
      </w:r>
      <w:proofErr w:type="spellStart"/>
      <w:r>
        <w:t>CancerNet</w:t>
      </w:r>
      <w:proofErr w:type="spellEnd"/>
      <w:r>
        <w:t>, was able to effectively classify images into benign and malignant categories with high accuracy and reliability.</w:t>
      </w:r>
    </w:p>
    <w:p w14:paraId="2FC13C1F" w14:textId="77777777" w:rsidR="0078505D" w:rsidRDefault="0078505D" w:rsidP="0078505D">
      <w:pPr>
        <w:pStyle w:val="NormalWeb"/>
      </w:pPr>
      <w:r>
        <w:t>Throughout the project, various stages such as data preprocessing, model design, training, and evaluation were carefully implemented. The use of data augmentation and normalization significantly improved the model’s performance and helped in reducing overfitting. The results showed a consistent improvement in accuracy and reduction in loss over multiple epochs, indicating that the model learned meaningful patterns from the dataset.</w:t>
      </w:r>
    </w:p>
    <w:p w14:paraId="232C4B8D" w14:textId="77777777" w:rsidR="0078505D" w:rsidRDefault="0078505D" w:rsidP="0078505D">
      <w:pPr>
        <w:pStyle w:val="NormalWeb"/>
      </w:pPr>
      <w:r>
        <w:t>Among the key findings, it was observed that CNNs outperform traditional machine learning algorithms in image-based classification tasks due to their ability to automatically extract complex features. The model achieved strong performance in terms of accuracy, precision, and recall, making it suitable for real-world applications.</w:t>
      </w:r>
    </w:p>
    <w:p w14:paraId="755B3557" w14:textId="77777777" w:rsidR="0078505D" w:rsidRDefault="0078505D" w:rsidP="0078505D">
      <w:pPr>
        <w:pStyle w:val="NormalWeb"/>
      </w:pPr>
      <w:r>
        <w:t>The significance of this work lies in its potential application in the healthcare domain. Early and accurate detection of breast cancer can greatly improve patient outcomes and reduce mortality rates. By integrating such AI-based systems into diagnostic processes, medical professionals can be assisted in making faster and more accurate decisions.</w:t>
      </w:r>
    </w:p>
    <w:p w14:paraId="471A31A2" w14:textId="77777777" w:rsidR="0078505D" w:rsidRDefault="0078505D" w:rsidP="0078505D">
      <w:pPr>
        <w:pStyle w:val="NormalWeb"/>
      </w:pPr>
      <w:r>
        <w:t>However, the study also highlighted certain limitations, such as dependency on large datasets, computational requirements, and challenges in interpreting deep learning models. These limitations suggest that further improvements are necessary before deploying the system in real-world clinical settings.</w:t>
      </w:r>
    </w:p>
    <w:p w14:paraId="52EEE466" w14:textId="77777777" w:rsidR="0078505D" w:rsidRDefault="0078505D" w:rsidP="0078505D">
      <w:pPr>
        <w:pStyle w:val="NormalWeb"/>
      </w:pPr>
      <w:r>
        <w:t xml:space="preserve">For future work, the model can be enhanced by using larger and more diverse datasets, applying transfer learning techniques, and experimenting with advanced architectures such as </w:t>
      </w:r>
      <w:proofErr w:type="spellStart"/>
      <w:r>
        <w:t>ResNet</w:t>
      </w:r>
      <w:proofErr w:type="spellEnd"/>
      <w:r>
        <w:t xml:space="preserve"> or </w:t>
      </w:r>
      <w:proofErr w:type="spellStart"/>
      <w:r>
        <w:t>EfficientNet</w:t>
      </w:r>
      <w:proofErr w:type="spellEnd"/>
      <w:r>
        <w:t>. Additionally, incorporating explainable AI methods can improve the transparency and trustworthiness of the model.</w:t>
      </w:r>
    </w:p>
    <w:p w14:paraId="31BD0103" w14:textId="77777777" w:rsidR="0078505D" w:rsidRDefault="0078505D" w:rsidP="0078505D">
      <w:pPr>
        <w:pStyle w:val="NormalWeb"/>
      </w:pPr>
      <w:r>
        <w:t>In conclusion, this project proves that deep learning has significant potential in medical image analysis and can play a crucial role in improving the efficiency and accuracy of breast cancer detection systems.</w:t>
      </w:r>
    </w:p>
    <w:p w14:paraId="7EAD0DC6" w14:textId="77777777" w:rsidR="00140212" w:rsidRDefault="00140212" w:rsidP="003279C9">
      <w:pPr>
        <w:rPr>
          <w:rFonts w:cstheme="minorHAnsi"/>
          <w:sz w:val="32"/>
          <w:szCs w:val="32"/>
          <w:lang w:val="en-US"/>
        </w:rPr>
      </w:pPr>
    </w:p>
    <w:p w14:paraId="38033896" w14:textId="77777777" w:rsidR="00140212" w:rsidRDefault="00140212" w:rsidP="003279C9">
      <w:pPr>
        <w:rPr>
          <w:rFonts w:cstheme="minorHAnsi"/>
          <w:sz w:val="32"/>
          <w:szCs w:val="32"/>
          <w:lang w:val="en-US"/>
        </w:rPr>
      </w:pPr>
    </w:p>
    <w:p w14:paraId="5654C0EC" w14:textId="77777777" w:rsidR="00140212" w:rsidRDefault="00140212" w:rsidP="003279C9">
      <w:pPr>
        <w:rPr>
          <w:rFonts w:cstheme="minorHAnsi"/>
          <w:sz w:val="32"/>
          <w:szCs w:val="32"/>
          <w:lang w:val="en-US"/>
        </w:rPr>
      </w:pPr>
    </w:p>
    <w:p w14:paraId="4168AE0D" w14:textId="77777777" w:rsidR="00140212" w:rsidRDefault="00140212" w:rsidP="003279C9">
      <w:pPr>
        <w:rPr>
          <w:rFonts w:cstheme="minorHAnsi"/>
          <w:sz w:val="32"/>
          <w:szCs w:val="32"/>
          <w:lang w:val="en-US"/>
        </w:rPr>
      </w:pPr>
    </w:p>
    <w:p w14:paraId="19C70516" w14:textId="77777777" w:rsidR="00140212" w:rsidRDefault="00140212" w:rsidP="003279C9">
      <w:pPr>
        <w:rPr>
          <w:rFonts w:cstheme="minorHAnsi"/>
          <w:sz w:val="32"/>
          <w:szCs w:val="32"/>
          <w:lang w:val="en-US"/>
        </w:rPr>
      </w:pPr>
    </w:p>
    <w:p w14:paraId="1CC2933C" w14:textId="64DAB88A" w:rsidR="00140212" w:rsidRDefault="00140212" w:rsidP="0078505D">
      <w:pPr>
        <w:jc w:val="center"/>
        <w:rPr>
          <w:rFonts w:cstheme="minorHAnsi"/>
          <w:sz w:val="48"/>
          <w:szCs w:val="48"/>
          <w:u w:val="single"/>
          <w:lang w:val="en-US"/>
        </w:rPr>
      </w:pPr>
      <w:r w:rsidRPr="00140212">
        <w:rPr>
          <w:rFonts w:cstheme="minorHAnsi"/>
          <w:sz w:val="48"/>
          <w:szCs w:val="48"/>
          <w:u w:val="single"/>
          <w:lang w:val="en-US"/>
        </w:rPr>
        <w:lastRenderedPageBreak/>
        <w:t>REFERENCES</w:t>
      </w:r>
    </w:p>
    <w:p w14:paraId="5295DFBB" w14:textId="77777777" w:rsidR="00140212" w:rsidRPr="00140212" w:rsidRDefault="00140212" w:rsidP="0014021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40212">
        <w:rPr>
          <w:rFonts w:ascii="Times New Roman" w:eastAsia="Times New Roman" w:hAnsi="Times New Roman" w:cs="Times New Roman"/>
          <w:b/>
          <w:bCs/>
          <w:kern w:val="0"/>
          <w:sz w:val="27"/>
          <w:szCs w:val="27"/>
          <w:lang w:eastAsia="en-IN"/>
          <w14:ligatures w14:val="none"/>
        </w:rPr>
        <w:t>References (APA Style)</w:t>
      </w:r>
    </w:p>
    <w:p w14:paraId="11E8F113" w14:textId="77777777" w:rsidR="0078505D" w:rsidRPr="0078505D" w:rsidRDefault="0078505D" w:rsidP="0078505D">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8505D">
        <w:rPr>
          <w:rFonts w:ascii="Times New Roman" w:eastAsia="Times New Roman" w:hAnsi="Times New Roman" w:cs="Times New Roman"/>
          <w:kern w:val="0"/>
          <w:sz w:val="24"/>
          <w:szCs w:val="24"/>
          <w:lang w:eastAsia="en-IN"/>
          <w14:ligatures w14:val="none"/>
        </w:rPr>
        <w:t xml:space="preserve">Krizhevsky, A., </w:t>
      </w:r>
      <w:proofErr w:type="spellStart"/>
      <w:r w:rsidRPr="0078505D">
        <w:rPr>
          <w:rFonts w:ascii="Times New Roman" w:eastAsia="Times New Roman" w:hAnsi="Times New Roman" w:cs="Times New Roman"/>
          <w:kern w:val="0"/>
          <w:sz w:val="24"/>
          <w:szCs w:val="24"/>
          <w:lang w:eastAsia="en-IN"/>
          <w14:ligatures w14:val="none"/>
        </w:rPr>
        <w:t>Sutskever</w:t>
      </w:r>
      <w:proofErr w:type="spellEnd"/>
      <w:r w:rsidRPr="0078505D">
        <w:rPr>
          <w:rFonts w:ascii="Times New Roman" w:eastAsia="Times New Roman" w:hAnsi="Times New Roman" w:cs="Times New Roman"/>
          <w:kern w:val="0"/>
          <w:sz w:val="24"/>
          <w:szCs w:val="24"/>
          <w:lang w:eastAsia="en-IN"/>
          <w14:ligatures w14:val="none"/>
        </w:rPr>
        <w:t xml:space="preserve">, I., &amp; Geoffrey Hinton (2012). </w:t>
      </w:r>
      <w:r w:rsidRPr="0078505D">
        <w:rPr>
          <w:rFonts w:ascii="Times New Roman" w:eastAsia="Times New Roman" w:hAnsi="Times New Roman" w:cs="Times New Roman"/>
          <w:i/>
          <w:iCs/>
          <w:kern w:val="0"/>
          <w:sz w:val="24"/>
          <w:szCs w:val="24"/>
          <w:lang w:eastAsia="en-IN"/>
          <w14:ligatures w14:val="none"/>
        </w:rPr>
        <w:t>ImageNet classification with deep convolutional neural networks</w:t>
      </w:r>
      <w:r w:rsidRPr="0078505D">
        <w:rPr>
          <w:rFonts w:ascii="Times New Roman" w:eastAsia="Times New Roman" w:hAnsi="Times New Roman" w:cs="Times New Roman"/>
          <w:kern w:val="0"/>
          <w:sz w:val="24"/>
          <w:szCs w:val="24"/>
          <w:lang w:eastAsia="en-IN"/>
          <w14:ligatures w14:val="none"/>
        </w:rPr>
        <w:t xml:space="preserve">. Advances in Neural Information Processing Systems, 25, 1097–1105. </w:t>
      </w:r>
    </w:p>
    <w:p w14:paraId="30752B5D" w14:textId="77777777" w:rsidR="0078505D" w:rsidRPr="0078505D" w:rsidRDefault="0078505D" w:rsidP="0078505D">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8505D">
        <w:rPr>
          <w:rFonts w:ascii="Times New Roman" w:eastAsia="Times New Roman" w:hAnsi="Times New Roman" w:cs="Times New Roman"/>
          <w:kern w:val="0"/>
          <w:sz w:val="24"/>
          <w:szCs w:val="24"/>
          <w:lang w:eastAsia="en-IN"/>
          <w14:ligatures w14:val="none"/>
        </w:rPr>
        <w:t xml:space="preserve">Ian Goodfellow, Yoshua Bengio, &amp; Aaron Courville (2016). </w:t>
      </w:r>
      <w:r w:rsidRPr="0078505D">
        <w:rPr>
          <w:rFonts w:ascii="Times New Roman" w:eastAsia="Times New Roman" w:hAnsi="Times New Roman" w:cs="Times New Roman"/>
          <w:i/>
          <w:iCs/>
          <w:kern w:val="0"/>
          <w:sz w:val="24"/>
          <w:szCs w:val="24"/>
          <w:lang w:eastAsia="en-IN"/>
          <w14:ligatures w14:val="none"/>
        </w:rPr>
        <w:t>Deep Learning</w:t>
      </w:r>
      <w:r w:rsidRPr="0078505D">
        <w:rPr>
          <w:rFonts w:ascii="Times New Roman" w:eastAsia="Times New Roman" w:hAnsi="Times New Roman" w:cs="Times New Roman"/>
          <w:kern w:val="0"/>
          <w:sz w:val="24"/>
          <w:szCs w:val="24"/>
          <w:lang w:eastAsia="en-IN"/>
          <w14:ligatures w14:val="none"/>
        </w:rPr>
        <w:t xml:space="preserve">. MIT Press. </w:t>
      </w:r>
    </w:p>
    <w:p w14:paraId="1A0D50E0" w14:textId="77777777" w:rsidR="0078505D" w:rsidRPr="0078505D" w:rsidRDefault="0078505D" w:rsidP="0078505D">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8505D">
        <w:rPr>
          <w:rFonts w:ascii="Times New Roman" w:eastAsia="Times New Roman" w:hAnsi="Times New Roman" w:cs="Times New Roman"/>
          <w:kern w:val="0"/>
          <w:sz w:val="24"/>
          <w:szCs w:val="24"/>
          <w:lang w:eastAsia="en-IN"/>
          <w14:ligatures w14:val="none"/>
        </w:rPr>
        <w:t xml:space="preserve">Aurélien </w:t>
      </w:r>
      <w:proofErr w:type="spellStart"/>
      <w:r w:rsidRPr="0078505D">
        <w:rPr>
          <w:rFonts w:ascii="Times New Roman" w:eastAsia="Times New Roman" w:hAnsi="Times New Roman" w:cs="Times New Roman"/>
          <w:kern w:val="0"/>
          <w:sz w:val="24"/>
          <w:szCs w:val="24"/>
          <w:lang w:eastAsia="en-IN"/>
          <w14:ligatures w14:val="none"/>
        </w:rPr>
        <w:t>Géron</w:t>
      </w:r>
      <w:proofErr w:type="spellEnd"/>
      <w:r w:rsidRPr="0078505D">
        <w:rPr>
          <w:rFonts w:ascii="Times New Roman" w:eastAsia="Times New Roman" w:hAnsi="Times New Roman" w:cs="Times New Roman"/>
          <w:kern w:val="0"/>
          <w:sz w:val="24"/>
          <w:szCs w:val="24"/>
          <w:lang w:eastAsia="en-IN"/>
          <w14:ligatures w14:val="none"/>
        </w:rPr>
        <w:t xml:space="preserve"> (2019). </w:t>
      </w:r>
      <w:r w:rsidRPr="0078505D">
        <w:rPr>
          <w:rFonts w:ascii="Times New Roman" w:eastAsia="Times New Roman" w:hAnsi="Times New Roman" w:cs="Times New Roman"/>
          <w:i/>
          <w:iCs/>
          <w:kern w:val="0"/>
          <w:sz w:val="24"/>
          <w:szCs w:val="24"/>
          <w:lang w:eastAsia="en-IN"/>
          <w14:ligatures w14:val="none"/>
        </w:rPr>
        <w:t xml:space="preserve">Hands-On Machine Learning with Scikit-Learn, </w:t>
      </w:r>
      <w:proofErr w:type="spellStart"/>
      <w:r w:rsidRPr="0078505D">
        <w:rPr>
          <w:rFonts w:ascii="Times New Roman" w:eastAsia="Times New Roman" w:hAnsi="Times New Roman" w:cs="Times New Roman"/>
          <w:i/>
          <w:iCs/>
          <w:kern w:val="0"/>
          <w:sz w:val="24"/>
          <w:szCs w:val="24"/>
          <w:lang w:eastAsia="en-IN"/>
          <w14:ligatures w14:val="none"/>
        </w:rPr>
        <w:t>Keras</w:t>
      </w:r>
      <w:proofErr w:type="spellEnd"/>
      <w:r w:rsidRPr="0078505D">
        <w:rPr>
          <w:rFonts w:ascii="Times New Roman" w:eastAsia="Times New Roman" w:hAnsi="Times New Roman" w:cs="Times New Roman"/>
          <w:i/>
          <w:iCs/>
          <w:kern w:val="0"/>
          <w:sz w:val="24"/>
          <w:szCs w:val="24"/>
          <w:lang w:eastAsia="en-IN"/>
          <w14:ligatures w14:val="none"/>
        </w:rPr>
        <w:t>, and TensorFlow</w:t>
      </w:r>
      <w:r w:rsidRPr="0078505D">
        <w:rPr>
          <w:rFonts w:ascii="Times New Roman" w:eastAsia="Times New Roman" w:hAnsi="Times New Roman" w:cs="Times New Roman"/>
          <w:kern w:val="0"/>
          <w:sz w:val="24"/>
          <w:szCs w:val="24"/>
          <w:lang w:eastAsia="en-IN"/>
          <w14:ligatures w14:val="none"/>
        </w:rPr>
        <w:t xml:space="preserve"> (2nd ed.). O’Reilly Media. </w:t>
      </w:r>
    </w:p>
    <w:p w14:paraId="0BE45CCC" w14:textId="77777777" w:rsidR="0078505D" w:rsidRPr="0078505D" w:rsidRDefault="0078505D" w:rsidP="0078505D">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8505D">
        <w:rPr>
          <w:rFonts w:ascii="Times New Roman" w:eastAsia="Times New Roman" w:hAnsi="Times New Roman" w:cs="Times New Roman"/>
          <w:kern w:val="0"/>
          <w:sz w:val="24"/>
          <w:szCs w:val="24"/>
          <w:lang w:eastAsia="en-IN"/>
          <w14:ligatures w14:val="none"/>
        </w:rPr>
        <w:t xml:space="preserve">Francois Chollet (2018). </w:t>
      </w:r>
      <w:r w:rsidRPr="0078505D">
        <w:rPr>
          <w:rFonts w:ascii="Times New Roman" w:eastAsia="Times New Roman" w:hAnsi="Times New Roman" w:cs="Times New Roman"/>
          <w:i/>
          <w:iCs/>
          <w:kern w:val="0"/>
          <w:sz w:val="24"/>
          <w:szCs w:val="24"/>
          <w:lang w:eastAsia="en-IN"/>
          <w14:ligatures w14:val="none"/>
        </w:rPr>
        <w:t>Deep Learning with Python</w:t>
      </w:r>
      <w:r w:rsidRPr="0078505D">
        <w:rPr>
          <w:rFonts w:ascii="Times New Roman" w:eastAsia="Times New Roman" w:hAnsi="Times New Roman" w:cs="Times New Roman"/>
          <w:kern w:val="0"/>
          <w:sz w:val="24"/>
          <w:szCs w:val="24"/>
          <w:lang w:eastAsia="en-IN"/>
          <w14:ligatures w14:val="none"/>
        </w:rPr>
        <w:t xml:space="preserve">. Manning Publications. </w:t>
      </w:r>
    </w:p>
    <w:p w14:paraId="52C8B328" w14:textId="77777777" w:rsidR="0078505D" w:rsidRPr="0078505D" w:rsidRDefault="0078505D" w:rsidP="0078505D">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8505D">
        <w:rPr>
          <w:rFonts w:ascii="Times New Roman" w:eastAsia="Times New Roman" w:hAnsi="Times New Roman" w:cs="Times New Roman"/>
          <w:kern w:val="0"/>
          <w:sz w:val="24"/>
          <w:szCs w:val="24"/>
          <w:lang w:eastAsia="en-IN"/>
          <w14:ligatures w14:val="none"/>
        </w:rPr>
        <w:t xml:space="preserve">TensorFlow. (2024). </w:t>
      </w:r>
      <w:r w:rsidRPr="0078505D">
        <w:rPr>
          <w:rFonts w:ascii="Times New Roman" w:eastAsia="Times New Roman" w:hAnsi="Times New Roman" w:cs="Times New Roman"/>
          <w:i/>
          <w:iCs/>
          <w:kern w:val="0"/>
          <w:sz w:val="24"/>
          <w:szCs w:val="24"/>
          <w:lang w:eastAsia="en-IN"/>
          <w14:ligatures w14:val="none"/>
        </w:rPr>
        <w:t>TensorFlow Documentation</w:t>
      </w:r>
      <w:r w:rsidRPr="0078505D">
        <w:rPr>
          <w:rFonts w:ascii="Times New Roman" w:eastAsia="Times New Roman" w:hAnsi="Times New Roman" w:cs="Times New Roman"/>
          <w:kern w:val="0"/>
          <w:sz w:val="24"/>
          <w:szCs w:val="24"/>
          <w:lang w:eastAsia="en-IN"/>
          <w14:ligatures w14:val="none"/>
        </w:rPr>
        <w:t xml:space="preserve">. Retrieved from </w:t>
      </w:r>
      <w:hyperlink r:id="rId8" w:tgtFrame="_new" w:history="1">
        <w:r w:rsidRPr="0078505D">
          <w:rPr>
            <w:rFonts w:ascii="Times New Roman" w:eastAsia="Times New Roman" w:hAnsi="Times New Roman" w:cs="Times New Roman"/>
            <w:color w:val="0000FF"/>
            <w:kern w:val="0"/>
            <w:sz w:val="24"/>
            <w:szCs w:val="24"/>
            <w:u w:val="single"/>
            <w:lang w:eastAsia="en-IN"/>
            <w14:ligatures w14:val="none"/>
          </w:rPr>
          <w:t>https://www.tensorflow.org</w:t>
        </w:r>
      </w:hyperlink>
      <w:r w:rsidRPr="0078505D">
        <w:rPr>
          <w:rFonts w:ascii="Times New Roman" w:eastAsia="Times New Roman" w:hAnsi="Times New Roman" w:cs="Times New Roman"/>
          <w:kern w:val="0"/>
          <w:sz w:val="24"/>
          <w:szCs w:val="24"/>
          <w:lang w:eastAsia="en-IN"/>
          <w14:ligatures w14:val="none"/>
        </w:rPr>
        <w:t xml:space="preserve"> </w:t>
      </w:r>
    </w:p>
    <w:p w14:paraId="788DF672" w14:textId="77777777" w:rsidR="0078505D" w:rsidRPr="0078505D" w:rsidRDefault="0078505D" w:rsidP="0078505D">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78505D">
        <w:rPr>
          <w:rFonts w:ascii="Times New Roman" w:eastAsia="Times New Roman" w:hAnsi="Times New Roman" w:cs="Times New Roman"/>
          <w:kern w:val="0"/>
          <w:sz w:val="24"/>
          <w:szCs w:val="24"/>
          <w:lang w:eastAsia="en-IN"/>
          <w14:ligatures w14:val="none"/>
        </w:rPr>
        <w:t>Keras</w:t>
      </w:r>
      <w:proofErr w:type="spellEnd"/>
      <w:r w:rsidRPr="0078505D">
        <w:rPr>
          <w:rFonts w:ascii="Times New Roman" w:eastAsia="Times New Roman" w:hAnsi="Times New Roman" w:cs="Times New Roman"/>
          <w:kern w:val="0"/>
          <w:sz w:val="24"/>
          <w:szCs w:val="24"/>
          <w:lang w:eastAsia="en-IN"/>
          <w14:ligatures w14:val="none"/>
        </w:rPr>
        <w:t xml:space="preserve">. (2024). </w:t>
      </w:r>
      <w:proofErr w:type="spellStart"/>
      <w:r w:rsidRPr="0078505D">
        <w:rPr>
          <w:rFonts w:ascii="Times New Roman" w:eastAsia="Times New Roman" w:hAnsi="Times New Roman" w:cs="Times New Roman"/>
          <w:i/>
          <w:iCs/>
          <w:kern w:val="0"/>
          <w:sz w:val="24"/>
          <w:szCs w:val="24"/>
          <w:lang w:eastAsia="en-IN"/>
          <w14:ligatures w14:val="none"/>
        </w:rPr>
        <w:t>Keras</w:t>
      </w:r>
      <w:proofErr w:type="spellEnd"/>
      <w:r w:rsidRPr="0078505D">
        <w:rPr>
          <w:rFonts w:ascii="Times New Roman" w:eastAsia="Times New Roman" w:hAnsi="Times New Roman" w:cs="Times New Roman"/>
          <w:i/>
          <w:iCs/>
          <w:kern w:val="0"/>
          <w:sz w:val="24"/>
          <w:szCs w:val="24"/>
          <w:lang w:eastAsia="en-IN"/>
          <w14:ligatures w14:val="none"/>
        </w:rPr>
        <w:t xml:space="preserve"> Documentation</w:t>
      </w:r>
      <w:r w:rsidRPr="0078505D">
        <w:rPr>
          <w:rFonts w:ascii="Times New Roman" w:eastAsia="Times New Roman" w:hAnsi="Times New Roman" w:cs="Times New Roman"/>
          <w:kern w:val="0"/>
          <w:sz w:val="24"/>
          <w:szCs w:val="24"/>
          <w:lang w:eastAsia="en-IN"/>
          <w14:ligatures w14:val="none"/>
        </w:rPr>
        <w:t xml:space="preserve">. Retrieved from </w:t>
      </w:r>
      <w:hyperlink r:id="rId9" w:tgtFrame="_new" w:history="1">
        <w:r w:rsidRPr="0078505D">
          <w:rPr>
            <w:rFonts w:ascii="Times New Roman" w:eastAsia="Times New Roman" w:hAnsi="Times New Roman" w:cs="Times New Roman"/>
            <w:color w:val="0000FF"/>
            <w:kern w:val="0"/>
            <w:sz w:val="24"/>
            <w:szCs w:val="24"/>
            <w:u w:val="single"/>
            <w:lang w:eastAsia="en-IN"/>
            <w14:ligatures w14:val="none"/>
          </w:rPr>
          <w:t>https://keras.io</w:t>
        </w:r>
      </w:hyperlink>
      <w:r w:rsidRPr="0078505D">
        <w:rPr>
          <w:rFonts w:ascii="Times New Roman" w:eastAsia="Times New Roman" w:hAnsi="Times New Roman" w:cs="Times New Roman"/>
          <w:kern w:val="0"/>
          <w:sz w:val="24"/>
          <w:szCs w:val="24"/>
          <w:lang w:eastAsia="en-IN"/>
          <w14:ligatures w14:val="none"/>
        </w:rPr>
        <w:t xml:space="preserve"> </w:t>
      </w:r>
    </w:p>
    <w:p w14:paraId="79346959" w14:textId="77777777" w:rsidR="0078505D" w:rsidRPr="0078505D" w:rsidRDefault="0078505D" w:rsidP="0078505D">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8505D">
        <w:rPr>
          <w:rFonts w:ascii="Times New Roman" w:eastAsia="Times New Roman" w:hAnsi="Times New Roman" w:cs="Times New Roman"/>
          <w:kern w:val="0"/>
          <w:sz w:val="24"/>
          <w:szCs w:val="24"/>
          <w:lang w:eastAsia="en-IN"/>
          <w14:ligatures w14:val="none"/>
        </w:rPr>
        <w:t xml:space="preserve">Kaggle. (n.d.). </w:t>
      </w:r>
      <w:r w:rsidRPr="0078505D">
        <w:rPr>
          <w:rFonts w:ascii="Times New Roman" w:eastAsia="Times New Roman" w:hAnsi="Times New Roman" w:cs="Times New Roman"/>
          <w:i/>
          <w:iCs/>
          <w:kern w:val="0"/>
          <w:sz w:val="24"/>
          <w:szCs w:val="24"/>
          <w:lang w:eastAsia="en-IN"/>
          <w14:ligatures w14:val="none"/>
        </w:rPr>
        <w:t>Breast Cancer Histopathological Database (IDC Dataset)</w:t>
      </w:r>
      <w:r w:rsidRPr="0078505D">
        <w:rPr>
          <w:rFonts w:ascii="Times New Roman" w:eastAsia="Times New Roman" w:hAnsi="Times New Roman" w:cs="Times New Roman"/>
          <w:kern w:val="0"/>
          <w:sz w:val="24"/>
          <w:szCs w:val="24"/>
          <w:lang w:eastAsia="en-IN"/>
          <w14:ligatures w14:val="none"/>
        </w:rPr>
        <w:t xml:space="preserve">. Retrieved from </w:t>
      </w:r>
      <w:hyperlink r:id="rId10" w:tgtFrame="_new" w:history="1">
        <w:r w:rsidRPr="0078505D">
          <w:rPr>
            <w:rFonts w:ascii="Times New Roman" w:eastAsia="Times New Roman" w:hAnsi="Times New Roman" w:cs="Times New Roman"/>
            <w:color w:val="0000FF"/>
            <w:kern w:val="0"/>
            <w:sz w:val="24"/>
            <w:szCs w:val="24"/>
            <w:u w:val="single"/>
            <w:lang w:eastAsia="en-IN"/>
            <w14:ligatures w14:val="none"/>
          </w:rPr>
          <w:t>https://www.kaggle.com</w:t>
        </w:r>
      </w:hyperlink>
      <w:r w:rsidRPr="0078505D">
        <w:rPr>
          <w:rFonts w:ascii="Times New Roman" w:eastAsia="Times New Roman" w:hAnsi="Times New Roman" w:cs="Times New Roman"/>
          <w:kern w:val="0"/>
          <w:sz w:val="24"/>
          <w:szCs w:val="24"/>
          <w:lang w:eastAsia="en-IN"/>
          <w14:ligatures w14:val="none"/>
        </w:rPr>
        <w:t xml:space="preserve"> </w:t>
      </w:r>
    </w:p>
    <w:p w14:paraId="6ABA77EF" w14:textId="77777777" w:rsidR="0078505D" w:rsidRPr="0078505D" w:rsidRDefault="0078505D" w:rsidP="0078505D">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78505D">
        <w:rPr>
          <w:rFonts w:ascii="Times New Roman" w:eastAsia="Times New Roman" w:hAnsi="Times New Roman" w:cs="Times New Roman"/>
          <w:kern w:val="0"/>
          <w:sz w:val="24"/>
          <w:szCs w:val="24"/>
          <w:lang w:eastAsia="en-IN"/>
          <w14:ligatures w14:val="none"/>
        </w:rPr>
        <w:t>Spanhol</w:t>
      </w:r>
      <w:proofErr w:type="spellEnd"/>
      <w:r w:rsidRPr="0078505D">
        <w:rPr>
          <w:rFonts w:ascii="Times New Roman" w:eastAsia="Times New Roman" w:hAnsi="Times New Roman" w:cs="Times New Roman"/>
          <w:kern w:val="0"/>
          <w:sz w:val="24"/>
          <w:szCs w:val="24"/>
          <w:lang w:eastAsia="en-IN"/>
          <w14:ligatures w14:val="none"/>
        </w:rPr>
        <w:t xml:space="preserve">, F. A., Oliveira, L. S., Petitjean, C., &amp; </w:t>
      </w:r>
      <w:proofErr w:type="spellStart"/>
      <w:r w:rsidRPr="0078505D">
        <w:rPr>
          <w:rFonts w:ascii="Times New Roman" w:eastAsia="Times New Roman" w:hAnsi="Times New Roman" w:cs="Times New Roman"/>
          <w:kern w:val="0"/>
          <w:sz w:val="24"/>
          <w:szCs w:val="24"/>
          <w:lang w:eastAsia="en-IN"/>
          <w14:ligatures w14:val="none"/>
        </w:rPr>
        <w:t>Heutte</w:t>
      </w:r>
      <w:proofErr w:type="spellEnd"/>
      <w:r w:rsidRPr="0078505D">
        <w:rPr>
          <w:rFonts w:ascii="Times New Roman" w:eastAsia="Times New Roman" w:hAnsi="Times New Roman" w:cs="Times New Roman"/>
          <w:kern w:val="0"/>
          <w:sz w:val="24"/>
          <w:szCs w:val="24"/>
          <w:lang w:eastAsia="en-IN"/>
          <w14:ligatures w14:val="none"/>
        </w:rPr>
        <w:t xml:space="preserve">, L. (2016). </w:t>
      </w:r>
      <w:r w:rsidRPr="0078505D">
        <w:rPr>
          <w:rFonts w:ascii="Times New Roman" w:eastAsia="Times New Roman" w:hAnsi="Times New Roman" w:cs="Times New Roman"/>
          <w:i/>
          <w:iCs/>
          <w:kern w:val="0"/>
          <w:sz w:val="24"/>
          <w:szCs w:val="24"/>
          <w:lang w:eastAsia="en-IN"/>
          <w14:ligatures w14:val="none"/>
        </w:rPr>
        <w:t>A dataset for breast cancer histopathological image classification</w:t>
      </w:r>
      <w:r w:rsidRPr="0078505D">
        <w:rPr>
          <w:rFonts w:ascii="Times New Roman" w:eastAsia="Times New Roman" w:hAnsi="Times New Roman" w:cs="Times New Roman"/>
          <w:kern w:val="0"/>
          <w:sz w:val="24"/>
          <w:szCs w:val="24"/>
          <w:lang w:eastAsia="en-IN"/>
          <w14:ligatures w14:val="none"/>
        </w:rPr>
        <w:t xml:space="preserve">. IEEE Transactions on Biomedical Engineering, 63(7), 1455–1462. </w:t>
      </w:r>
    </w:p>
    <w:p w14:paraId="0E980EBA" w14:textId="77777777" w:rsidR="0078505D" w:rsidRPr="0078505D" w:rsidRDefault="0078505D" w:rsidP="0078505D">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78505D">
        <w:rPr>
          <w:rFonts w:ascii="Times New Roman" w:eastAsia="Times New Roman" w:hAnsi="Times New Roman" w:cs="Times New Roman"/>
          <w:kern w:val="0"/>
          <w:sz w:val="24"/>
          <w:szCs w:val="24"/>
          <w:lang w:eastAsia="en-IN"/>
          <w14:ligatures w14:val="none"/>
        </w:rPr>
        <w:t>Litjens</w:t>
      </w:r>
      <w:proofErr w:type="spellEnd"/>
      <w:r w:rsidRPr="0078505D">
        <w:rPr>
          <w:rFonts w:ascii="Times New Roman" w:eastAsia="Times New Roman" w:hAnsi="Times New Roman" w:cs="Times New Roman"/>
          <w:kern w:val="0"/>
          <w:sz w:val="24"/>
          <w:szCs w:val="24"/>
          <w:lang w:eastAsia="en-IN"/>
          <w14:ligatures w14:val="none"/>
        </w:rPr>
        <w:t xml:space="preserve">, G., Kooi, T., </w:t>
      </w:r>
      <w:proofErr w:type="spellStart"/>
      <w:r w:rsidRPr="0078505D">
        <w:rPr>
          <w:rFonts w:ascii="Times New Roman" w:eastAsia="Times New Roman" w:hAnsi="Times New Roman" w:cs="Times New Roman"/>
          <w:kern w:val="0"/>
          <w:sz w:val="24"/>
          <w:szCs w:val="24"/>
          <w:lang w:eastAsia="en-IN"/>
          <w14:ligatures w14:val="none"/>
        </w:rPr>
        <w:t>Bejnordi</w:t>
      </w:r>
      <w:proofErr w:type="spellEnd"/>
      <w:r w:rsidRPr="0078505D">
        <w:rPr>
          <w:rFonts w:ascii="Times New Roman" w:eastAsia="Times New Roman" w:hAnsi="Times New Roman" w:cs="Times New Roman"/>
          <w:kern w:val="0"/>
          <w:sz w:val="24"/>
          <w:szCs w:val="24"/>
          <w:lang w:eastAsia="en-IN"/>
          <w14:ligatures w14:val="none"/>
        </w:rPr>
        <w:t xml:space="preserve">, B. E., </w:t>
      </w:r>
      <w:proofErr w:type="spellStart"/>
      <w:r w:rsidRPr="0078505D">
        <w:rPr>
          <w:rFonts w:ascii="Times New Roman" w:eastAsia="Times New Roman" w:hAnsi="Times New Roman" w:cs="Times New Roman"/>
          <w:kern w:val="0"/>
          <w:sz w:val="24"/>
          <w:szCs w:val="24"/>
          <w:lang w:eastAsia="en-IN"/>
          <w14:ligatures w14:val="none"/>
        </w:rPr>
        <w:t>Setio</w:t>
      </w:r>
      <w:proofErr w:type="spellEnd"/>
      <w:r w:rsidRPr="0078505D">
        <w:rPr>
          <w:rFonts w:ascii="Times New Roman" w:eastAsia="Times New Roman" w:hAnsi="Times New Roman" w:cs="Times New Roman"/>
          <w:kern w:val="0"/>
          <w:sz w:val="24"/>
          <w:szCs w:val="24"/>
          <w:lang w:eastAsia="en-IN"/>
          <w14:ligatures w14:val="none"/>
        </w:rPr>
        <w:t xml:space="preserve">, A. A. A., </w:t>
      </w:r>
      <w:proofErr w:type="spellStart"/>
      <w:r w:rsidRPr="0078505D">
        <w:rPr>
          <w:rFonts w:ascii="Times New Roman" w:eastAsia="Times New Roman" w:hAnsi="Times New Roman" w:cs="Times New Roman"/>
          <w:kern w:val="0"/>
          <w:sz w:val="24"/>
          <w:szCs w:val="24"/>
          <w:lang w:eastAsia="en-IN"/>
          <w14:ligatures w14:val="none"/>
        </w:rPr>
        <w:t>Ciompi</w:t>
      </w:r>
      <w:proofErr w:type="spellEnd"/>
      <w:r w:rsidRPr="0078505D">
        <w:rPr>
          <w:rFonts w:ascii="Times New Roman" w:eastAsia="Times New Roman" w:hAnsi="Times New Roman" w:cs="Times New Roman"/>
          <w:kern w:val="0"/>
          <w:sz w:val="24"/>
          <w:szCs w:val="24"/>
          <w:lang w:eastAsia="en-IN"/>
          <w14:ligatures w14:val="none"/>
        </w:rPr>
        <w:t xml:space="preserve">, F., </w:t>
      </w:r>
      <w:proofErr w:type="spellStart"/>
      <w:r w:rsidRPr="0078505D">
        <w:rPr>
          <w:rFonts w:ascii="Times New Roman" w:eastAsia="Times New Roman" w:hAnsi="Times New Roman" w:cs="Times New Roman"/>
          <w:kern w:val="0"/>
          <w:sz w:val="24"/>
          <w:szCs w:val="24"/>
          <w:lang w:eastAsia="en-IN"/>
          <w14:ligatures w14:val="none"/>
        </w:rPr>
        <w:t>Ghafoorian</w:t>
      </w:r>
      <w:proofErr w:type="spellEnd"/>
      <w:r w:rsidRPr="0078505D">
        <w:rPr>
          <w:rFonts w:ascii="Times New Roman" w:eastAsia="Times New Roman" w:hAnsi="Times New Roman" w:cs="Times New Roman"/>
          <w:kern w:val="0"/>
          <w:sz w:val="24"/>
          <w:szCs w:val="24"/>
          <w:lang w:eastAsia="en-IN"/>
          <w14:ligatures w14:val="none"/>
        </w:rPr>
        <w:t xml:space="preserve">, M., … Sánchez, C. I. (2017). </w:t>
      </w:r>
      <w:r w:rsidRPr="0078505D">
        <w:rPr>
          <w:rFonts w:ascii="Times New Roman" w:eastAsia="Times New Roman" w:hAnsi="Times New Roman" w:cs="Times New Roman"/>
          <w:i/>
          <w:iCs/>
          <w:kern w:val="0"/>
          <w:sz w:val="24"/>
          <w:szCs w:val="24"/>
          <w:lang w:eastAsia="en-IN"/>
          <w14:ligatures w14:val="none"/>
        </w:rPr>
        <w:t>A survey on deep learning in medical image analysis</w:t>
      </w:r>
      <w:r w:rsidRPr="0078505D">
        <w:rPr>
          <w:rFonts w:ascii="Times New Roman" w:eastAsia="Times New Roman" w:hAnsi="Times New Roman" w:cs="Times New Roman"/>
          <w:kern w:val="0"/>
          <w:sz w:val="24"/>
          <w:szCs w:val="24"/>
          <w:lang w:eastAsia="en-IN"/>
          <w14:ligatures w14:val="none"/>
        </w:rPr>
        <w:t xml:space="preserve">. Medical Image Analysis, 42, 60–88. </w:t>
      </w:r>
    </w:p>
    <w:p w14:paraId="7A79B58E" w14:textId="77777777" w:rsidR="0078505D" w:rsidRPr="0078505D" w:rsidRDefault="0078505D" w:rsidP="0078505D">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8505D">
        <w:rPr>
          <w:rFonts w:ascii="Times New Roman" w:eastAsia="Times New Roman" w:hAnsi="Times New Roman" w:cs="Times New Roman"/>
          <w:kern w:val="0"/>
          <w:sz w:val="24"/>
          <w:szCs w:val="24"/>
          <w:lang w:eastAsia="en-IN"/>
          <w14:ligatures w14:val="none"/>
        </w:rPr>
        <w:t xml:space="preserve">Esteva, A., </w:t>
      </w:r>
      <w:proofErr w:type="spellStart"/>
      <w:r w:rsidRPr="0078505D">
        <w:rPr>
          <w:rFonts w:ascii="Times New Roman" w:eastAsia="Times New Roman" w:hAnsi="Times New Roman" w:cs="Times New Roman"/>
          <w:kern w:val="0"/>
          <w:sz w:val="24"/>
          <w:szCs w:val="24"/>
          <w:lang w:eastAsia="en-IN"/>
          <w14:ligatures w14:val="none"/>
        </w:rPr>
        <w:t>Kuprel</w:t>
      </w:r>
      <w:proofErr w:type="spellEnd"/>
      <w:r w:rsidRPr="0078505D">
        <w:rPr>
          <w:rFonts w:ascii="Times New Roman" w:eastAsia="Times New Roman" w:hAnsi="Times New Roman" w:cs="Times New Roman"/>
          <w:kern w:val="0"/>
          <w:sz w:val="24"/>
          <w:szCs w:val="24"/>
          <w:lang w:eastAsia="en-IN"/>
          <w14:ligatures w14:val="none"/>
        </w:rPr>
        <w:t xml:space="preserve">, B., Novoa, R. A., Ko, J., </w:t>
      </w:r>
      <w:proofErr w:type="spellStart"/>
      <w:r w:rsidRPr="0078505D">
        <w:rPr>
          <w:rFonts w:ascii="Times New Roman" w:eastAsia="Times New Roman" w:hAnsi="Times New Roman" w:cs="Times New Roman"/>
          <w:kern w:val="0"/>
          <w:sz w:val="24"/>
          <w:szCs w:val="24"/>
          <w:lang w:eastAsia="en-IN"/>
          <w14:ligatures w14:val="none"/>
        </w:rPr>
        <w:t>Swetter</w:t>
      </w:r>
      <w:proofErr w:type="spellEnd"/>
      <w:r w:rsidRPr="0078505D">
        <w:rPr>
          <w:rFonts w:ascii="Times New Roman" w:eastAsia="Times New Roman" w:hAnsi="Times New Roman" w:cs="Times New Roman"/>
          <w:kern w:val="0"/>
          <w:sz w:val="24"/>
          <w:szCs w:val="24"/>
          <w:lang w:eastAsia="en-IN"/>
          <w14:ligatures w14:val="none"/>
        </w:rPr>
        <w:t xml:space="preserve">, S. M., Blau, H. M., &amp; Thrun, S. (2017). </w:t>
      </w:r>
      <w:r w:rsidRPr="0078505D">
        <w:rPr>
          <w:rFonts w:ascii="Times New Roman" w:eastAsia="Times New Roman" w:hAnsi="Times New Roman" w:cs="Times New Roman"/>
          <w:i/>
          <w:iCs/>
          <w:kern w:val="0"/>
          <w:sz w:val="24"/>
          <w:szCs w:val="24"/>
          <w:lang w:eastAsia="en-IN"/>
          <w14:ligatures w14:val="none"/>
        </w:rPr>
        <w:t>Dermatologist-level classification of skin cancer with deep neural networks</w:t>
      </w:r>
      <w:r w:rsidRPr="0078505D">
        <w:rPr>
          <w:rFonts w:ascii="Times New Roman" w:eastAsia="Times New Roman" w:hAnsi="Times New Roman" w:cs="Times New Roman"/>
          <w:kern w:val="0"/>
          <w:sz w:val="24"/>
          <w:szCs w:val="24"/>
          <w:lang w:eastAsia="en-IN"/>
          <w14:ligatures w14:val="none"/>
        </w:rPr>
        <w:t xml:space="preserve">. Nature, 542(7639), 115–118. </w:t>
      </w:r>
    </w:p>
    <w:p w14:paraId="69AFEAE6" w14:textId="77777777" w:rsidR="00140212" w:rsidRDefault="00140212" w:rsidP="00140212">
      <w:pPr>
        <w:rPr>
          <w:rFonts w:cstheme="minorHAnsi"/>
          <w:sz w:val="32"/>
          <w:szCs w:val="32"/>
          <w:lang w:val="en-US"/>
        </w:rPr>
      </w:pPr>
    </w:p>
    <w:p w14:paraId="50FC47F6" w14:textId="77777777" w:rsidR="00140212" w:rsidRDefault="00140212" w:rsidP="00140212">
      <w:pPr>
        <w:rPr>
          <w:rFonts w:cstheme="minorHAnsi"/>
          <w:sz w:val="32"/>
          <w:szCs w:val="32"/>
          <w:lang w:val="en-US"/>
        </w:rPr>
      </w:pPr>
    </w:p>
    <w:p w14:paraId="2DBE7210" w14:textId="77777777" w:rsidR="00140212" w:rsidRDefault="00140212" w:rsidP="00140212">
      <w:pPr>
        <w:rPr>
          <w:rFonts w:cstheme="minorHAnsi"/>
          <w:sz w:val="32"/>
          <w:szCs w:val="32"/>
          <w:lang w:val="en-US"/>
        </w:rPr>
      </w:pPr>
    </w:p>
    <w:p w14:paraId="458D3F69" w14:textId="77777777" w:rsidR="00140212" w:rsidRDefault="00140212" w:rsidP="00140212">
      <w:pPr>
        <w:rPr>
          <w:rFonts w:cstheme="minorHAnsi"/>
          <w:sz w:val="32"/>
          <w:szCs w:val="32"/>
          <w:lang w:val="en-US"/>
        </w:rPr>
      </w:pPr>
    </w:p>
    <w:p w14:paraId="1572C05D" w14:textId="77777777" w:rsidR="00140212" w:rsidRDefault="00140212" w:rsidP="00140212">
      <w:pPr>
        <w:rPr>
          <w:rFonts w:cstheme="minorHAnsi"/>
          <w:sz w:val="32"/>
          <w:szCs w:val="32"/>
          <w:lang w:val="en-US"/>
        </w:rPr>
      </w:pPr>
    </w:p>
    <w:p w14:paraId="36281A83" w14:textId="77777777" w:rsidR="00140212" w:rsidRDefault="00140212" w:rsidP="00140212">
      <w:pPr>
        <w:rPr>
          <w:rFonts w:cstheme="minorHAnsi"/>
          <w:sz w:val="32"/>
          <w:szCs w:val="32"/>
          <w:lang w:val="en-US"/>
        </w:rPr>
      </w:pPr>
    </w:p>
    <w:p w14:paraId="501C5826" w14:textId="77777777" w:rsidR="00140212" w:rsidRDefault="00140212" w:rsidP="00140212">
      <w:pPr>
        <w:rPr>
          <w:rFonts w:cstheme="minorHAnsi"/>
          <w:sz w:val="32"/>
          <w:szCs w:val="32"/>
          <w:lang w:val="en-US"/>
        </w:rPr>
      </w:pPr>
    </w:p>
    <w:p w14:paraId="2C7DE576" w14:textId="77777777" w:rsidR="00140212" w:rsidRDefault="00140212" w:rsidP="00140212">
      <w:pPr>
        <w:rPr>
          <w:rFonts w:cstheme="minorHAnsi"/>
          <w:sz w:val="32"/>
          <w:szCs w:val="32"/>
          <w:lang w:val="en-US"/>
        </w:rPr>
      </w:pPr>
    </w:p>
    <w:p w14:paraId="359ED15D" w14:textId="77777777" w:rsidR="00140212" w:rsidRDefault="00140212" w:rsidP="00140212">
      <w:pPr>
        <w:rPr>
          <w:rFonts w:cstheme="minorHAnsi"/>
          <w:sz w:val="32"/>
          <w:szCs w:val="32"/>
          <w:lang w:val="en-US"/>
        </w:rPr>
      </w:pPr>
    </w:p>
    <w:p w14:paraId="3FEAC542" w14:textId="77777777" w:rsidR="0078505D" w:rsidRDefault="0078505D" w:rsidP="0078505D">
      <w:pPr>
        <w:rPr>
          <w:rFonts w:cstheme="minorHAnsi"/>
          <w:sz w:val="32"/>
          <w:szCs w:val="32"/>
          <w:lang w:val="en-US"/>
        </w:rPr>
      </w:pPr>
    </w:p>
    <w:p w14:paraId="425829AD" w14:textId="44B2E831" w:rsidR="00140212" w:rsidRDefault="00140212" w:rsidP="0078505D">
      <w:pPr>
        <w:jc w:val="center"/>
        <w:rPr>
          <w:rFonts w:cstheme="minorHAnsi"/>
          <w:sz w:val="48"/>
          <w:szCs w:val="48"/>
          <w:u w:val="single"/>
          <w:lang w:val="en-US"/>
        </w:rPr>
      </w:pPr>
      <w:r w:rsidRPr="00140212">
        <w:rPr>
          <w:rFonts w:cstheme="minorHAnsi"/>
          <w:sz w:val="48"/>
          <w:szCs w:val="48"/>
          <w:u w:val="single"/>
          <w:lang w:val="en-US"/>
        </w:rPr>
        <w:lastRenderedPageBreak/>
        <w:t>APPENDICES</w:t>
      </w:r>
    </w:p>
    <w:p w14:paraId="0018F52D" w14:textId="77777777" w:rsidR="0078505D" w:rsidRPr="0078505D" w:rsidRDefault="0078505D" w:rsidP="0078505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8505D">
        <w:rPr>
          <w:rFonts w:ascii="Times New Roman" w:eastAsia="Times New Roman" w:hAnsi="Times New Roman" w:cs="Times New Roman"/>
          <w:kern w:val="0"/>
          <w:sz w:val="24"/>
          <w:szCs w:val="24"/>
          <w:lang w:eastAsia="en-IN"/>
          <w14:ligatures w14:val="none"/>
        </w:rPr>
        <w:t>The appendices provide additional supporting information, technical details, and resources used in the project to enhance understanding and reproducibility.</w:t>
      </w:r>
    </w:p>
    <w:p w14:paraId="58825E97" w14:textId="77777777" w:rsidR="0078505D" w:rsidRPr="0078505D" w:rsidRDefault="0078505D" w:rsidP="0078505D">
      <w:pPr>
        <w:spacing w:after="0" w:line="240" w:lineRule="auto"/>
        <w:rPr>
          <w:rFonts w:ascii="Times New Roman" w:eastAsia="Times New Roman" w:hAnsi="Times New Roman" w:cs="Times New Roman"/>
          <w:kern w:val="0"/>
          <w:sz w:val="24"/>
          <w:szCs w:val="24"/>
          <w:lang w:eastAsia="en-IN"/>
          <w14:ligatures w14:val="none"/>
        </w:rPr>
      </w:pPr>
      <w:r w:rsidRPr="0078505D">
        <w:rPr>
          <w:rFonts w:ascii="Times New Roman" w:eastAsia="Times New Roman" w:hAnsi="Times New Roman" w:cs="Times New Roman"/>
          <w:kern w:val="0"/>
          <w:sz w:val="24"/>
          <w:szCs w:val="24"/>
          <w:lang w:eastAsia="en-IN"/>
          <w14:ligatures w14:val="none"/>
        </w:rPr>
        <w:pict w14:anchorId="162CD9CB">
          <v:rect id="_x0000_i1077" style="width:0;height:1.5pt" o:hralign="center" o:hrstd="t" o:hr="t" fillcolor="#a0a0a0" stroked="f"/>
        </w:pict>
      </w:r>
    </w:p>
    <w:p w14:paraId="1C73BD3F" w14:textId="77777777" w:rsidR="0078505D" w:rsidRPr="0078505D" w:rsidRDefault="0078505D" w:rsidP="0078505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8505D">
        <w:rPr>
          <w:rFonts w:ascii="Times New Roman" w:eastAsia="Times New Roman" w:hAnsi="Times New Roman" w:cs="Times New Roman"/>
          <w:b/>
          <w:bCs/>
          <w:kern w:val="0"/>
          <w:sz w:val="27"/>
          <w:szCs w:val="27"/>
          <w:lang w:eastAsia="en-IN"/>
          <w14:ligatures w14:val="none"/>
        </w:rPr>
        <w:t>Appendix A: Dataset Description</w:t>
      </w:r>
    </w:p>
    <w:p w14:paraId="1F2FDAB4" w14:textId="77777777" w:rsidR="0078505D" w:rsidRPr="0078505D" w:rsidRDefault="0078505D" w:rsidP="0078505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8505D">
        <w:rPr>
          <w:rFonts w:ascii="Times New Roman" w:eastAsia="Times New Roman" w:hAnsi="Times New Roman" w:cs="Times New Roman"/>
          <w:kern w:val="0"/>
          <w:sz w:val="24"/>
          <w:szCs w:val="24"/>
          <w:lang w:eastAsia="en-IN"/>
          <w14:ligatures w14:val="none"/>
        </w:rPr>
        <w:t xml:space="preserve">The dataset used in this project is the </w:t>
      </w:r>
      <w:r w:rsidRPr="0078505D">
        <w:rPr>
          <w:rFonts w:ascii="Times New Roman" w:eastAsia="Times New Roman" w:hAnsi="Times New Roman" w:cs="Times New Roman"/>
          <w:b/>
          <w:bCs/>
          <w:kern w:val="0"/>
          <w:sz w:val="24"/>
          <w:szCs w:val="24"/>
          <w:lang w:eastAsia="en-IN"/>
          <w14:ligatures w14:val="none"/>
        </w:rPr>
        <w:t>Breast Cancer Histopathological Image Dataset (IDC Dataset)</w:t>
      </w:r>
      <w:r w:rsidRPr="0078505D">
        <w:rPr>
          <w:rFonts w:ascii="Times New Roman" w:eastAsia="Times New Roman" w:hAnsi="Times New Roman" w:cs="Times New Roman"/>
          <w:kern w:val="0"/>
          <w:sz w:val="24"/>
          <w:szCs w:val="24"/>
          <w:lang w:eastAsia="en-IN"/>
          <w14:ligatures w14:val="none"/>
        </w:rPr>
        <w:t>. It consists of small image patches extracted from whole-slide histopathology images.</w:t>
      </w:r>
    </w:p>
    <w:p w14:paraId="09E5E371" w14:textId="77777777" w:rsidR="0078505D" w:rsidRPr="0078505D" w:rsidRDefault="0078505D" w:rsidP="0078505D">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8505D">
        <w:rPr>
          <w:rFonts w:ascii="Times New Roman" w:eastAsia="Times New Roman" w:hAnsi="Times New Roman" w:cs="Times New Roman"/>
          <w:b/>
          <w:bCs/>
          <w:kern w:val="0"/>
          <w:sz w:val="24"/>
          <w:szCs w:val="24"/>
          <w:lang w:eastAsia="en-IN"/>
          <w14:ligatures w14:val="none"/>
        </w:rPr>
        <w:t>Total Images:</w:t>
      </w:r>
      <w:r w:rsidRPr="0078505D">
        <w:rPr>
          <w:rFonts w:ascii="Times New Roman" w:eastAsia="Times New Roman" w:hAnsi="Times New Roman" w:cs="Times New Roman"/>
          <w:kern w:val="0"/>
          <w:sz w:val="24"/>
          <w:szCs w:val="24"/>
          <w:lang w:eastAsia="en-IN"/>
          <w14:ligatures w14:val="none"/>
        </w:rPr>
        <w:t xml:space="preserve"> 277,524 </w:t>
      </w:r>
    </w:p>
    <w:p w14:paraId="5353146E" w14:textId="77777777" w:rsidR="0078505D" w:rsidRPr="0078505D" w:rsidRDefault="0078505D" w:rsidP="0078505D">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8505D">
        <w:rPr>
          <w:rFonts w:ascii="Times New Roman" w:eastAsia="Times New Roman" w:hAnsi="Times New Roman" w:cs="Times New Roman"/>
          <w:b/>
          <w:bCs/>
          <w:kern w:val="0"/>
          <w:sz w:val="24"/>
          <w:szCs w:val="24"/>
          <w:lang w:eastAsia="en-IN"/>
          <w14:ligatures w14:val="none"/>
        </w:rPr>
        <w:t>Image Size:</w:t>
      </w:r>
      <w:r w:rsidRPr="0078505D">
        <w:rPr>
          <w:rFonts w:ascii="Times New Roman" w:eastAsia="Times New Roman" w:hAnsi="Times New Roman" w:cs="Times New Roman"/>
          <w:kern w:val="0"/>
          <w:sz w:val="24"/>
          <w:szCs w:val="24"/>
          <w:lang w:eastAsia="en-IN"/>
          <w14:ligatures w14:val="none"/>
        </w:rPr>
        <w:t xml:space="preserve"> 50 × 50 pixels </w:t>
      </w:r>
    </w:p>
    <w:p w14:paraId="3543AA83" w14:textId="77777777" w:rsidR="0078505D" w:rsidRPr="0078505D" w:rsidRDefault="0078505D" w:rsidP="0078505D">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8505D">
        <w:rPr>
          <w:rFonts w:ascii="Times New Roman" w:eastAsia="Times New Roman" w:hAnsi="Times New Roman" w:cs="Times New Roman"/>
          <w:b/>
          <w:bCs/>
          <w:kern w:val="0"/>
          <w:sz w:val="24"/>
          <w:szCs w:val="24"/>
          <w:lang w:eastAsia="en-IN"/>
          <w14:ligatures w14:val="none"/>
        </w:rPr>
        <w:t>Classes:</w:t>
      </w:r>
      <w:r w:rsidRPr="0078505D">
        <w:rPr>
          <w:rFonts w:ascii="Times New Roman" w:eastAsia="Times New Roman" w:hAnsi="Times New Roman" w:cs="Times New Roman"/>
          <w:kern w:val="0"/>
          <w:sz w:val="24"/>
          <w:szCs w:val="24"/>
          <w:lang w:eastAsia="en-IN"/>
          <w14:ligatures w14:val="none"/>
        </w:rPr>
        <w:t xml:space="preserve"> </w:t>
      </w:r>
    </w:p>
    <w:p w14:paraId="7FF1224D" w14:textId="77777777" w:rsidR="0078505D" w:rsidRPr="0078505D" w:rsidRDefault="0078505D" w:rsidP="0078505D">
      <w:pPr>
        <w:numPr>
          <w:ilvl w:val="1"/>
          <w:numId w:val="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8505D">
        <w:rPr>
          <w:rFonts w:ascii="Times New Roman" w:eastAsia="Times New Roman" w:hAnsi="Times New Roman" w:cs="Times New Roman"/>
          <w:kern w:val="0"/>
          <w:sz w:val="24"/>
          <w:szCs w:val="24"/>
          <w:lang w:eastAsia="en-IN"/>
          <w14:ligatures w14:val="none"/>
        </w:rPr>
        <w:t xml:space="preserve">0 → Benign (Non-cancerous) </w:t>
      </w:r>
    </w:p>
    <w:p w14:paraId="60BDE572" w14:textId="77777777" w:rsidR="0078505D" w:rsidRPr="0078505D" w:rsidRDefault="0078505D" w:rsidP="0078505D">
      <w:pPr>
        <w:numPr>
          <w:ilvl w:val="1"/>
          <w:numId w:val="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8505D">
        <w:rPr>
          <w:rFonts w:ascii="Times New Roman" w:eastAsia="Times New Roman" w:hAnsi="Times New Roman" w:cs="Times New Roman"/>
          <w:kern w:val="0"/>
          <w:sz w:val="24"/>
          <w:szCs w:val="24"/>
          <w:lang w:eastAsia="en-IN"/>
          <w14:ligatures w14:val="none"/>
        </w:rPr>
        <w:t xml:space="preserve">1 → Malignant (Cancerous) </w:t>
      </w:r>
    </w:p>
    <w:p w14:paraId="701841D1" w14:textId="77777777" w:rsidR="0078505D" w:rsidRPr="0078505D" w:rsidRDefault="0078505D" w:rsidP="0078505D">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78505D">
        <w:rPr>
          <w:rFonts w:ascii="Times New Roman" w:eastAsia="Times New Roman" w:hAnsi="Times New Roman" w:cs="Times New Roman"/>
          <w:b/>
          <w:bCs/>
          <w:kern w:val="0"/>
          <w:sz w:val="24"/>
          <w:szCs w:val="24"/>
          <w:lang w:eastAsia="en-IN"/>
          <w14:ligatures w14:val="none"/>
        </w:rPr>
        <w:t>Dataset Distribution:</w:t>
      </w:r>
    </w:p>
    <w:p w14:paraId="6DA1F558" w14:textId="77777777" w:rsidR="0078505D" w:rsidRPr="0078505D" w:rsidRDefault="0078505D" w:rsidP="0078505D">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8505D">
        <w:rPr>
          <w:rFonts w:ascii="Times New Roman" w:eastAsia="Times New Roman" w:hAnsi="Times New Roman" w:cs="Times New Roman"/>
          <w:kern w:val="0"/>
          <w:sz w:val="24"/>
          <w:szCs w:val="24"/>
          <w:lang w:eastAsia="en-IN"/>
          <w14:ligatures w14:val="none"/>
        </w:rPr>
        <w:t xml:space="preserve">Benign samples: 198,738 </w:t>
      </w:r>
    </w:p>
    <w:p w14:paraId="794E2C13" w14:textId="77777777" w:rsidR="0078505D" w:rsidRPr="0078505D" w:rsidRDefault="0078505D" w:rsidP="0078505D">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8505D">
        <w:rPr>
          <w:rFonts w:ascii="Times New Roman" w:eastAsia="Times New Roman" w:hAnsi="Times New Roman" w:cs="Times New Roman"/>
          <w:kern w:val="0"/>
          <w:sz w:val="24"/>
          <w:szCs w:val="24"/>
          <w:lang w:eastAsia="en-IN"/>
          <w14:ligatures w14:val="none"/>
        </w:rPr>
        <w:t xml:space="preserve">Malignant samples: 78,786 </w:t>
      </w:r>
    </w:p>
    <w:p w14:paraId="46FDBF86" w14:textId="77777777" w:rsidR="0078505D" w:rsidRPr="0078505D" w:rsidRDefault="0078505D" w:rsidP="0078505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8505D">
        <w:rPr>
          <w:rFonts w:ascii="Times New Roman" w:eastAsia="Times New Roman" w:hAnsi="Times New Roman" w:cs="Times New Roman"/>
          <w:kern w:val="0"/>
          <w:sz w:val="24"/>
          <w:szCs w:val="24"/>
          <w:lang w:eastAsia="en-IN"/>
          <w14:ligatures w14:val="none"/>
        </w:rPr>
        <w:t>The dataset is slightly imbalanced, which can affect model performance and was considered during preprocessing.</w:t>
      </w:r>
    </w:p>
    <w:p w14:paraId="0FA963CE" w14:textId="77777777" w:rsidR="0078505D" w:rsidRPr="0078505D" w:rsidRDefault="0078505D" w:rsidP="0078505D">
      <w:pPr>
        <w:spacing w:after="0" w:line="240" w:lineRule="auto"/>
        <w:rPr>
          <w:rFonts w:ascii="Times New Roman" w:eastAsia="Times New Roman" w:hAnsi="Times New Roman" w:cs="Times New Roman"/>
          <w:kern w:val="0"/>
          <w:sz w:val="24"/>
          <w:szCs w:val="24"/>
          <w:lang w:eastAsia="en-IN"/>
          <w14:ligatures w14:val="none"/>
        </w:rPr>
      </w:pPr>
      <w:r w:rsidRPr="0078505D">
        <w:rPr>
          <w:rFonts w:ascii="Times New Roman" w:eastAsia="Times New Roman" w:hAnsi="Times New Roman" w:cs="Times New Roman"/>
          <w:kern w:val="0"/>
          <w:sz w:val="24"/>
          <w:szCs w:val="24"/>
          <w:lang w:eastAsia="en-IN"/>
          <w14:ligatures w14:val="none"/>
        </w:rPr>
        <w:pict w14:anchorId="51ABF0ED">
          <v:rect id="_x0000_i1078" style="width:0;height:1.5pt" o:hralign="center" o:hrstd="t" o:hr="t" fillcolor="#a0a0a0" stroked="f"/>
        </w:pict>
      </w:r>
    </w:p>
    <w:p w14:paraId="70668D6E" w14:textId="77777777" w:rsidR="0078505D" w:rsidRPr="0078505D" w:rsidRDefault="0078505D" w:rsidP="0078505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8505D">
        <w:rPr>
          <w:rFonts w:ascii="Times New Roman" w:eastAsia="Times New Roman" w:hAnsi="Times New Roman" w:cs="Times New Roman"/>
          <w:b/>
          <w:bCs/>
          <w:kern w:val="0"/>
          <w:sz w:val="27"/>
          <w:szCs w:val="27"/>
          <w:lang w:eastAsia="en-IN"/>
          <w14:ligatures w14:val="none"/>
        </w:rPr>
        <w:t>Appendix B: System Requirements</w:t>
      </w:r>
    </w:p>
    <w:p w14:paraId="294CACA0" w14:textId="77777777" w:rsidR="0078505D" w:rsidRPr="0078505D" w:rsidRDefault="0078505D" w:rsidP="0078505D">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78505D">
        <w:rPr>
          <w:rFonts w:ascii="Times New Roman" w:eastAsia="Times New Roman" w:hAnsi="Times New Roman" w:cs="Times New Roman"/>
          <w:b/>
          <w:bCs/>
          <w:kern w:val="0"/>
          <w:sz w:val="24"/>
          <w:szCs w:val="24"/>
          <w:lang w:eastAsia="en-IN"/>
          <w14:ligatures w14:val="none"/>
        </w:rPr>
        <w:t>Hardware Requirements:</w:t>
      </w:r>
    </w:p>
    <w:p w14:paraId="7D872CBF" w14:textId="77777777" w:rsidR="0078505D" w:rsidRPr="0078505D" w:rsidRDefault="0078505D" w:rsidP="0078505D">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8505D">
        <w:rPr>
          <w:rFonts w:ascii="Times New Roman" w:eastAsia="Times New Roman" w:hAnsi="Times New Roman" w:cs="Times New Roman"/>
          <w:kern w:val="0"/>
          <w:sz w:val="24"/>
          <w:szCs w:val="24"/>
          <w:lang w:eastAsia="en-IN"/>
          <w14:ligatures w14:val="none"/>
        </w:rPr>
        <w:t xml:space="preserve">Processor: Intel i5 or higher </w:t>
      </w:r>
    </w:p>
    <w:p w14:paraId="45CC852F" w14:textId="77777777" w:rsidR="0078505D" w:rsidRPr="0078505D" w:rsidRDefault="0078505D" w:rsidP="0078505D">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8505D">
        <w:rPr>
          <w:rFonts w:ascii="Times New Roman" w:eastAsia="Times New Roman" w:hAnsi="Times New Roman" w:cs="Times New Roman"/>
          <w:kern w:val="0"/>
          <w:sz w:val="24"/>
          <w:szCs w:val="24"/>
          <w:lang w:eastAsia="en-IN"/>
          <w14:ligatures w14:val="none"/>
        </w:rPr>
        <w:t xml:space="preserve">RAM: Minimum 8 GB </w:t>
      </w:r>
    </w:p>
    <w:p w14:paraId="521E4832" w14:textId="77777777" w:rsidR="0078505D" w:rsidRPr="0078505D" w:rsidRDefault="0078505D" w:rsidP="0078505D">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8505D">
        <w:rPr>
          <w:rFonts w:ascii="Times New Roman" w:eastAsia="Times New Roman" w:hAnsi="Times New Roman" w:cs="Times New Roman"/>
          <w:kern w:val="0"/>
          <w:sz w:val="24"/>
          <w:szCs w:val="24"/>
          <w:lang w:eastAsia="en-IN"/>
          <w14:ligatures w14:val="none"/>
        </w:rPr>
        <w:t xml:space="preserve">GPU: Recommended for faster training (NVIDIA GPU) </w:t>
      </w:r>
    </w:p>
    <w:p w14:paraId="6EC4841F" w14:textId="77777777" w:rsidR="0078505D" w:rsidRPr="0078505D" w:rsidRDefault="0078505D" w:rsidP="0078505D">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78505D">
        <w:rPr>
          <w:rFonts w:ascii="Times New Roman" w:eastAsia="Times New Roman" w:hAnsi="Times New Roman" w:cs="Times New Roman"/>
          <w:b/>
          <w:bCs/>
          <w:kern w:val="0"/>
          <w:sz w:val="24"/>
          <w:szCs w:val="24"/>
          <w:lang w:eastAsia="en-IN"/>
          <w14:ligatures w14:val="none"/>
        </w:rPr>
        <w:t>Software Requirements:</w:t>
      </w:r>
    </w:p>
    <w:p w14:paraId="040D90ED" w14:textId="77777777" w:rsidR="0078505D" w:rsidRPr="0078505D" w:rsidRDefault="0078505D" w:rsidP="0078505D">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8505D">
        <w:rPr>
          <w:rFonts w:ascii="Times New Roman" w:eastAsia="Times New Roman" w:hAnsi="Times New Roman" w:cs="Times New Roman"/>
          <w:kern w:val="0"/>
          <w:sz w:val="24"/>
          <w:szCs w:val="24"/>
          <w:lang w:eastAsia="en-IN"/>
          <w14:ligatures w14:val="none"/>
        </w:rPr>
        <w:t xml:space="preserve">Programming Language: Python (3.7 or above) </w:t>
      </w:r>
    </w:p>
    <w:p w14:paraId="177D8AB9" w14:textId="77777777" w:rsidR="0078505D" w:rsidRPr="0078505D" w:rsidRDefault="0078505D" w:rsidP="0078505D">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8505D">
        <w:rPr>
          <w:rFonts w:ascii="Times New Roman" w:eastAsia="Times New Roman" w:hAnsi="Times New Roman" w:cs="Times New Roman"/>
          <w:kern w:val="0"/>
          <w:sz w:val="24"/>
          <w:szCs w:val="24"/>
          <w:lang w:eastAsia="en-IN"/>
          <w14:ligatures w14:val="none"/>
        </w:rPr>
        <w:t xml:space="preserve">Libraries: </w:t>
      </w:r>
    </w:p>
    <w:p w14:paraId="463F9EA4" w14:textId="77777777" w:rsidR="0078505D" w:rsidRPr="0078505D" w:rsidRDefault="0078505D" w:rsidP="0078505D">
      <w:pPr>
        <w:numPr>
          <w:ilvl w:val="1"/>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8505D">
        <w:rPr>
          <w:rFonts w:ascii="Times New Roman" w:eastAsia="Times New Roman" w:hAnsi="Times New Roman" w:cs="Times New Roman"/>
          <w:kern w:val="0"/>
          <w:sz w:val="24"/>
          <w:szCs w:val="24"/>
          <w:lang w:eastAsia="en-IN"/>
          <w14:ligatures w14:val="none"/>
        </w:rPr>
        <w:t xml:space="preserve">NumPy </w:t>
      </w:r>
    </w:p>
    <w:p w14:paraId="11B5E5B4" w14:textId="77777777" w:rsidR="0078505D" w:rsidRPr="0078505D" w:rsidRDefault="0078505D" w:rsidP="0078505D">
      <w:pPr>
        <w:numPr>
          <w:ilvl w:val="1"/>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8505D">
        <w:rPr>
          <w:rFonts w:ascii="Times New Roman" w:eastAsia="Times New Roman" w:hAnsi="Times New Roman" w:cs="Times New Roman"/>
          <w:kern w:val="0"/>
          <w:sz w:val="24"/>
          <w:szCs w:val="24"/>
          <w:lang w:eastAsia="en-IN"/>
          <w14:ligatures w14:val="none"/>
        </w:rPr>
        <w:t xml:space="preserve">Pandas </w:t>
      </w:r>
    </w:p>
    <w:p w14:paraId="0A39E1FE" w14:textId="77777777" w:rsidR="0078505D" w:rsidRPr="0078505D" w:rsidRDefault="0078505D" w:rsidP="0078505D">
      <w:pPr>
        <w:numPr>
          <w:ilvl w:val="1"/>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8505D">
        <w:rPr>
          <w:rFonts w:ascii="Times New Roman" w:eastAsia="Times New Roman" w:hAnsi="Times New Roman" w:cs="Times New Roman"/>
          <w:kern w:val="0"/>
          <w:sz w:val="24"/>
          <w:szCs w:val="24"/>
          <w:lang w:eastAsia="en-IN"/>
          <w14:ligatures w14:val="none"/>
        </w:rPr>
        <w:t xml:space="preserve">Matplotlib </w:t>
      </w:r>
    </w:p>
    <w:p w14:paraId="699F7835" w14:textId="77777777" w:rsidR="0078505D" w:rsidRPr="0078505D" w:rsidRDefault="0078505D" w:rsidP="0078505D">
      <w:pPr>
        <w:numPr>
          <w:ilvl w:val="1"/>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8505D">
        <w:rPr>
          <w:rFonts w:ascii="Times New Roman" w:eastAsia="Times New Roman" w:hAnsi="Times New Roman" w:cs="Times New Roman"/>
          <w:kern w:val="0"/>
          <w:sz w:val="24"/>
          <w:szCs w:val="24"/>
          <w:lang w:eastAsia="en-IN"/>
          <w14:ligatures w14:val="none"/>
        </w:rPr>
        <w:t xml:space="preserve">TensorFlow </w:t>
      </w:r>
    </w:p>
    <w:p w14:paraId="25D3662B" w14:textId="77777777" w:rsidR="0078505D" w:rsidRPr="0078505D" w:rsidRDefault="0078505D" w:rsidP="0078505D">
      <w:pPr>
        <w:numPr>
          <w:ilvl w:val="1"/>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78505D">
        <w:rPr>
          <w:rFonts w:ascii="Times New Roman" w:eastAsia="Times New Roman" w:hAnsi="Times New Roman" w:cs="Times New Roman"/>
          <w:kern w:val="0"/>
          <w:sz w:val="24"/>
          <w:szCs w:val="24"/>
          <w:lang w:eastAsia="en-IN"/>
          <w14:ligatures w14:val="none"/>
        </w:rPr>
        <w:t>Keras</w:t>
      </w:r>
      <w:proofErr w:type="spellEnd"/>
      <w:r w:rsidRPr="0078505D">
        <w:rPr>
          <w:rFonts w:ascii="Times New Roman" w:eastAsia="Times New Roman" w:hAnsi="Times New Roman" w:cs="Times New Roman"/>
          <w:kern w:val="0"/>
          <w:sz w:val="24"/>
          <w:szCs w:val="24"/>
          <w:lang w:eastAsia="en-IN"/>
          <w14:ligatures w14:val="none"/>
        </w:rPr>
        <w:t xml:space="preserve"> </w:t>
      </w:r>
    </w:p>
    <w:p w14:paraId="3A033C17" w14:textId="77777777" w:rsidR="0078505D" w:rsidRPr="0078505D" w:rsidRDefault="0078505D" w:rsidP="0078505D">
      <w:pPr>
        <w:numPr>
          <w:ilvl w:val="1"/>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8505D">
        <w:rPr>
          <w:rFonts w:ascii="Times New Roman" w:eastAsia="Times New Roman" w:hAnsi="Times New Roman" w:cs="Times New Roman"/>
          <w:kern w:val="0"/>
          <w:sz w:val="24"/>
          <w:szCs w:val="24"/>
          <w:lang w:eastAsia="en-IN"/>
          <w14:ligatures w14:val="none"/>
        </w:rPr>
        <w:t xml:space="preserve">Scikit-learn </w:t>
      </w:r>
    </w:p>
    <w:p w14:paraId="2925083D" w14:textId="77777777" w:rsidR="0078505D" w:rsidRPr="0078505D" w:rsidRDefault="0078505D" w:rsidP="0078505D">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8505D">
        <w:rPr>
          <w:rFonts w:ascii="Times New Roman" w:eastAsia="Times New Roman" w:hAnsi="Times New Roman" w:cs="Times New Roman"/>
          <w:kern w:val="0"/>
          <w:sz w:val="24"/>
          <w:szCs w:val="24"/>
          <w:lang w:eastAsia="en-IN"/>
          <w14:ligatures w14:val="none"/>
        </w:rPr>
        <w:t xml:space="preserve">Development Environment: </w:t>
      </w:r>
    </w:p>
    <w:p w14:paraId="0CB9C363" w14:textId="77777777" w:rsidR="0078505D" w:rsidRPr="0078505D" w:rsidRDefault="0078505D" w:rsidP="0078505D">
      <w:pPr>
        <w:numPr>
          <w:ilvl w:val="1"/>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78505D">
        <w:rPr>
          <w:rFonts w:ascii="Times New Roman" w:eastAsia="Times New Roman" w:hAnsi="Times New Roman" w:cs="Times New Roman"/>
          <w:kern w:val="0"/>
          <w:sz w:val="24"/>
          <w:szCs w:val="24"/>
          <w:lang w:eastAsia="en-IN"/>
          <w14:ligatures w14:val="none"/>
        </w:rPr>
        <w:lastRenderedPageBreak/>
        <w:t>Jupyter</w:t>
      </w:r>
      <w:proofErr w:type="spellEnd"/>
      <w:r w:rsidRPr="0078505D">
        <w:rPr>
          <w:rFonts w:ascii="Times New Roman" w:eastAsia="Times New Roman" w:hAnsi="Times New Roman" w:cs="Times New Roman"/>
          <w:kern w:val="0"/>
          <w:sz w:val="24"/>
          <w:szCs w:val="24"/>
          <w:lang w:eastAsia="en-IN"/>
          <w14:ligatures w14:val="none"/>
        </w:rPr>
        <w:t xml:space="preserve"> Notebook / Google </w:t>
      </w:r>
      <w:proofErr w:type="spellStart"/>
      <w:r w:rsidRPr="0078505D">
        <w:rPr>
          <w:rFonts w:ascii="Times New Roman" w:eastAsia="Times New Roman" w:hAnsi="Times New Roman" w:cs="Times New Roman"/>
          <w:kern w:val="0"/>
          <w:sz w:val="24"/>
          <w:szCs w:val="24"/>
          <w:lang w:eastAsia="en-IN"/>
          <w14:ligatures w14:val="none"/>
        </w:rPr>
        <w:t>Colab</w:t>
      </w:r>
      <w:proofErr w:type="spellEnd"/>
      <w:r w:rsidRPr="0078505D">
        <w:rPr>
          <w:rFonts w:ascii="Times New Roman" w:eastAsia="Times New Roman" w:hAnsi="Times New Roman" w:cs="Times New Roman"/>
          <w:kern w:val="0"/>
          <w:sz w:val="24"/>
          <w:szCs w:val="24"/>
          <w:lang w:eastAsia="en-IN"/>
          <w14:ligatures w14:val="none"/>
        </w:rPr>
        <w:t xml:space="preserve"> / VS Code </w:t>
      </w:r>
    </w:p>
    <w:p w14:paraId="4D895B6B" w14:textId="77777777" w:rsidR="0078505D" w:rsidRPr="0078505D" w:rsidRDefault="0078505D" w:rsidP="0078505D">
      <w:pPr>
        <w:spacing w:after="0" w:line="240" w:lineRule="auto"/>
        <w:rPr>
          <w:rFonts w:ascii="Times New Roman" w:eastAsia="Times New Roman" w:hAnsi="Times New Roman" w:cs="Times New Roman"/>
          <w:kern w:val="0"/>
          <w:sz w:val="24"/>
          <w:szCs w:val="24"/>
          <w:lang w:eastAsia="en-IN"/>
          <w14:ligatures w14:val="none"/>
        </w:rPr>
      </w:pPr>
      <w:r w:rsidRPr="0078505D">
        <w:rPr>
          <w:rFonts w:ascii="Times New Roman" w:eastAsia="Times New Roman" w:hAnsi="Times New Roman" w:cs="Times New Roman"/>
          <w:kern w:val="0"/>
          <w:sz w:val="24"/>
          <w:szCs w:val="24"/>
          <w:lang w:eastAsia="en-IN"/>
          <w14:ligatures w14:val="none"/>
        </w:rPr>
        <w:pict w14:anchorId="4C468612">
          <v:rect id="_x0000_i1079" style="width:0;height:1.5pt" o:hralign="center" o:hrstd="t" o:hr="t" fillcolor="#a0a0a0" stroked="f"/>
        </w:pict>
      </w:r>
    </w:p>
    <w:p w14:paraId="29850964" w14:textId="77777777" w:rsidR="0078505D" w:rsidRPr="0078505D" w:rsidRDefault="0078505D" w:rsidP="0078505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8505D">
        <w:rPr>
          <w:rFonts w:ascii="Times New Roman" w:eastAsia="Times New Roman" w:hAnsi="Times New Roman" w:cs="Times New Roman"/>
          <w:b/>
          <w:bCs/>
          <w:kern w:val="0"/>
          <w:sz w:val="27"/>
          <w:szCs w:val="27"/>
          <w:lang w:eastAsia="en-IN"/>
          <w14:ligatures w14:val="none"/>
        </w:rPr>
        <w:t>Appendix C: Model Architecture Summary</w:t>
      </w:r>
    </w:p>
    <w:p w14:paraId="6FC5FBEB" w14:textId="77777777" w:rsidR="0078505D" w:rsidRPr="0078505D" w:rsidRDefault="0078505D" w:rsidP="0078505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8505D">
        <w:rPr>
          <w:rFonts w:ascii="Times New Roman" w:eastAsia="Times New Roman" w:hAnsi="Times New Roman" w:cs="Times New Roman"/>
          <w:kern w:val="0"/>
          <w:sz w:val="24"/>
          <w:szCs w:val="24"/>
          <w:lang w:eastAsia="en-IN"/>
          <w14:ligatures w14:val="none"/>
        </w:rPr>
        <w:t>The CNN (</w:t>
      </w:r>
      <w:proofErr w:type="spellStart"/>
      <w:r w:rsidRPr="0078505D">
        <w:rPr>
          <w:rFonts w:ascii="Times New Roman" w:eastAsia="Times New Roman" w:hAnsi="Times New Roman" w:cs="Times New Roman"/>
          <w:kern w:val="0"/>
          <w:sz w:val="24"/>
          <w:szCs w:val="24"/>
          <w:lang w:eastAsia="en-IN"/>
          <w14:ligatures w14:val="none"/>
        </w:rPr>
        <w:t>CancerNet</w:t>
      </w:r>
      <w:proofErr w:type="spellEnd"/>
      <w:r w:rsidRPr="0078505D">
        <w:rPr>
          <w:rFonts w:ascii="Times New Roman" w:eastAsia="Times New Roman" w:hAnsi="Times New Roman" w:cs="Times New Roman"/>
          <w:kern w:val="0"/>
          <w:sz w:val="24"/>
          <w:szCs w:val="24"/>
          <w:lang w:eastAsia="en-IN"/>
          <w14:ligatures w14:val="none"/>
        </w:rPr>
        <w:t>) model consists of the following layers: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6"/>
        <w:gridCol w:w="4054"/>
      </w:tblGrid>
      <w:tr w:rsidR="0078505D" w:rsidRPr="0078505D" w14:paraId="536A96C2" w14:textId="77777777">
        <w:trPr>
          <w:tblHeader/>
          <w:tblCellSpacing w:w="15" w:type="dxa"/>
        </w:trPr>
        <w:tc>
          <w:tcPr>
            <w:tcW w:w="0" w:type="auto"/>
            <w:vAlign w:val="center"/>
            <w:hideMark/>
          </w:tcPr>
          <w:p w14:paraId="195E6839" w14:textId="77777777" w:rsidR="0078505D" w:rsidRPr="0078505D" w:rsidRDefault="0078505D" w:rsidP="0078505D">
            <w:pPr>
              <w:spacing w:after="0" w:line="240" w:lineRule="auto"/>
              <w:jc w:val="center"/>
              <w:rPr>
                <w:rFonts w:ascii="Times New Roman" w:eastAsia="Times New Roman" w:hAnsi="Times New Roman" w:cs="Times New Roman"/>
                <w:b/>
                <w:bCs/>
                <w:kern w:val="0"/>
                <w:sz w:val="24"/>
                <w:szCs w:val="24"/>
                <w:lang w:eastAsia="en-IN"/>
                <w14:ligatures w14:val="none"/>
              </w:rPr>
            </w:pPr>
            <w:r w:rsidRPr="0078505D">
              <w:rPr>
                <w:rFonts w:ascii="Times New Roman" w:eastAsia="Times New Roman" w:hAnsi="Times New Roman" w:cs="Times New Roman"/>
                <w:b/>
                <w:bCs/>
                <w:kern w:val="0"/>
                <w:sz w:val="24"/>
                <w:szCs w:val="24"/>
                <w:lang w:eastAsia="en-IN"/>
                <w14:ligatures w14:val="none"/>
              </w:rPr>
              <w:t>Layer Type</w:t>
            </w:r>
          </w:p>
        </w:tc>
        <w:tc>
          <w:tcPr>
            <w:tcW w:w="0" w:type="auto"/>
            <w:vAlign w:val="center"/>
            <w:hideMark/>
          </w:tcPr>
          <w:p w14:paraId="55D1244E" w14:textId="77777777" w:rsidR="0078505D" w:rsidRPr="0078505D" w:rsidRDefault="0078505D" w:rsidP="0078505D">
            <w:pPr>
              <w:spacing w:after="0" w:line="240" w:lineRule="auto"/>
              <w:jc w:val="center"/>
              <w:rPr>
                <w:rFonts w:ascii="Times New Roman" w:eastAsia="Times New Roman" w:hAnsi="Times New Roman" w:cs="Times New Roman"/>
                <w:b/>
                <w:bCs/>
                <w:kern w:val="0"/>
                <w:sz w:val="24"/>
                <w:szCs w:val="24"/>
                <w:lang w:eastAsia="en-IN"/>
                <w14:ligatures w14:val="none"/>
              </w:rPr>
            </w:pPr>
            <w:r w:rsidRPr="0078505D">
              <w:rPr>
                <w:rFonts w:ascii="Times New Roman" w:eastAsia="Times New Roman" w:hAnsi="Times New Roman" w:cs="Times New Roman"/>
                <w:b/>
                <w:bCs/>
                <w:kern w:val="0"/>
                <w:sz w:val="24"/>
                <w:szCs w:val="24"/>
                <w:lang w:eastAsia="en-IN"/>
                <w14:ligatures w14:val="none"/>
              </w:rPr>
              <w:t>Description</w:t>
            </w:r>
          </w:p>
        </w:tc>
      </w:tr>
      <w:tr w:rsidR="0078505D" w:rsidRPr="0078505D" w14:paraId="77697667" w14:textId="77777777">
        <w:trPr>
          <w:tblCellSpacing w:w="15" w:type="dxa"/>
        </w:trPr>
        <w:tc>
          <w:tcPr>
            <w:tcW w:w="0" w:type="auto"/>
            <w:vAlign w:val="center"/>
            <w:hideMark/>
          </w:tcPr>
          <w:p w14:paraId="3B2662D3" w14:textId="77777777" w:rsidR="0078505D" w:rsidRPr="0078505D" w:rsidRDefault="0078505D" w:rsidP="0078505D">
            <w:pPr>
              <w:spacing w:after="0" w:line="240" w:lineRule="auto"/>
              <w:rPr>
                <w:rFonts w:ascii="Times New Roman" w:eastAsia="Times New Roman" w:hAnsi="Times New Roman" w:cs="Times New Roman"/>
                <w:kern w:val="0"/>
                <w:sz w:val="24"/>
                <w:szCs w:val="24"/>
                <w:lang w:eastAsia="en-IN"/>
                <w14:ligatures w14:val="none"/>
              </w:rPr>
            </w:pPr>
            <w:r w:rsidRPr="0078505D">
              <w:rPr>
                <w:rFonts w:ascii="Times New Roman" w:eastAsia="Times New Roman" w:hAnsi="Times New Roman" w:cs="Times New Roman"/>
                <w:kern w:val="0"/>
                <w:sz w:val="24"/>
                <w:szCs w:val="24"/>
                <w:lang w:eastAsia="en-IN"/>
                <w14:ligatures w14:val="none"/>
              </w:rPr>
              <w:t>Conv2D</w:t>
            </w:r>
          </w:p>
        </w:tc>
        <w:tc>
          <w:tcPr>
            <w:tcW w:w="0" w:type="auto"/>
            <w:vAlign w:val="center"/>
            <w:hideMark/>
          </w:tcPr>
          <w:p w14:paraId="4AAA0408" w14:textId="77777777" w:rsidR="0078505D" w:rsidRPr="0078505D" w:rsidRDefault="0078505D" w:rsidP="0078505D">
            <w:pPr>
              <w:spacing w:after="0" w:line="240" w:lineRule="auto"/>
              <w:rPr>
                <w:rFonts w:ascii="Times New Roman" w:eastAsia="Times New Roman" w:hAnsi="Times New Roman" w:cs="Times New Roman"/>
                <w:kern w:val="0"/>
                <w:sz w:val="24"/>
                <w:szCs w:val="24"/>
                <w:lang w:eastAsia="en-IN"/>
                <w14:ligatures w14:val="none"/>
              </w:rPr>
            </w:pPr>
            <w:r w:rsidRPr="0078505D">
              <w:rPr>
                <w:rFonts w:ascii="Times New Roman" w:eastAsia="Times New Roman" w:hAnsi="Times New Roman" w:cs="Times New Roman"/>
                <w:kern w:val="0"/>
                <w:sz w:val="24"/>
                <w:szCs w:val="24"/>
                <w:lang w:eastAsia="en-IN"/>
                <w14:ligatures w14:val="none"/>
              </w:rPr>
              <w:t>Extracts image features</w:t>
            </w:r>
          </w:p>
        </w:tc>
      </w:tr>
      <w:tr w:rsidR="0078505D" w:rsidRPr="0078505D" w14:paraId="621BBB59" w14:textId="77777777">
        <w:trPr>
          <w:tblCellSpacing w:w="15" w:type="dxa"/>
        </w:trPr>
        <w:tc>
          <w:tcPr>
            <w:tcW w:w="0" w:type="auto"/>
            <w:vAlign w:val="center"/>
            <w:hideMark/>
          </w:tcPr>
          <w:p w14:paraId="23F042E8" w14:textId="77777777" w:rsidR="0078505D" w:rsidRPr="0078505D" w:rsidRDefault="0078505D" w:rsidP="0078505D">
            <w:pPr>
              <w:spacing w:after="0" w:line="240" w:lineRule="auto"/>
              <w:rPr>
                <w:rFonts w:ascii="Times New Roman" w:eastAsia="Times New Roman" w:hAnsi="Times New Roman" w:cs="Times New Roman"/>
                <w:kern w:val="0"/>
                <w:sz w:val="24"/>
                <w:szCs w:val="24"/>
                <w:lang w:eastAsia="en-IN"/>
                <w14:ligatures w14:val="none"/>
              </w:rPr>
            </w:pPr>
            <w:r w:rsidRPr="0078505D">
              <w:rPr>
                <w:rFonts w:ascii="Times New Roman" w:eastAsia="Times New Roman" w:hAnsi="Times New Roman" w:cs="Times New Roman"/>
                <w:kern w:val="0"/>
                <w:sz w:val="24"/>
                <w:szCs w:val="24"/>
                <w:lang w:eastAsia="en-IN"/>
                <w14:ligatures w14:val="none"/>
              </w:rPr>
              <w:t>MaxPooling2D</w:t>
            </w:r>
          </w:p>
        </w:tc>
        <w:tc>
          <w:tcPr>
            <w:tcW w:w="0" w:type="auto"/>
            <w:vAlign w:val="center"/>
            <w:hideMark/>
          </w:tcPr>
          <w:p w14:paraId="534390ED" w14:textId="77777777" w:rsidR="0078505D" w:rsidRPr="0078505D" w:rsidRDefault="0078505D" w:rsidP="0078505D">
            <w:pPr>
              <w:spacing w:after="0" w:line="240" w:lineRule="auto"/>
              <w:rPr>
                <w:rFonts w:ascii="Times New Roman" w:eastAsia="Times New Roman" w:hAnsi="Times New Roman" w:cs="Times New Roman"/>
                <w:kern w:val="0"/>
                <w:sz w:val="24"/>
                <w:szCs w:val="24"/>
                <w:lang w:eastAsia="en-IN"/>
                <w14:ligatures w14:val="none"/>
              </w:rPr>
            </w:pPr>
            <w:r w:rsidRPr="0078505D">
              <w:rPr>
                <w:rFonts w:ascii="Times New Roman" w:eastAsia="Times New Roman" w:hAnsi="Times New Roman" w:cs="Times New Roman"/>
                <w:kern w:val="0"/>
                <w:sz w:val="24"/>
                <w:szCs w:val="24"/>
                <w:lang w:eastAsia="en-IN"/>
                <w14:ligatures w14:val="none"/>
              </w:rPr>
              <w:t>Reduces spatial dimensions</w:t>
            </w:r>
          </w:p>
        </w:tc>
      </w:tr>
      <w:tr w:rsidR="0078505D" w:rsidRPr="0078505D" w14:paraId="4BC73595" w14:textId="77777777">
        <w:trPr>
          <w:tblCellSpacing w:w="15" w:type="dxa"/>
        </w:trPr>
        <w:tc>
          <w:tcPr>
            <w:tcW w:w="0" w:type="auto"/>
            <w:vAlign w:val="center"/>
            <w:hideMark/>
          </w:tcPr>
          <w:p w14:paraId="5CEF2AB5" w14:textId="77777777" w:rsidR="0078505D" w:rsidRPr="0078505D" w:rsidRDefault="0078505D" w:rsidP="0078505D">
            <w:pPr>
              <w:spacing w:after="0" w:line="240" w:lineRule="auto"/>
              <w:rPr>
                <w:rFonts w:ascii="Times New Roman" w:eastAsia="Times New Roman" w:hAnsi="Times New Roman" w:cs="Times New Roman"/>
                <w:kern w:val="0"/>
                <w:sz w:val="24"/>
                <w:szCs w:val="24"/>
                <w:lang w:eastAsia="en-IN"/>
                <w14:ligatures w14:val="none"/>
              </w:rPr>
            </w:pPr>
            <w:r w:rsidRPr="0078505D">
              <w:rPr>
                <w:rFonts w:ascii="Times New Roman" w:eastAsia="Times New Roman" w:hAnsi="Times New Roman" w:cs="Times New Roman"/>
                <w:kern w:val="0"/>
                <w:sz w:val="24"/>
                <w:szCs w:val="24"/>
                <w:lang w:eastAsia="en-IN"/>
                <w14:ligatures w14:val="none"/>
              </w:rPr>
              <w:t>Conv2D</w:t>
            </w:r>
          </w:p>
        </w:tc>
        <w:tc>
          <w:tcPr>
            <w:tcW w:w="0" w:type="auto"/>
            <w:vAlign w:val="center"/>
            <w:hideMark/>
          </w:tcPr>
          <w:p w14:paraId="5E4658BD" w14:textId="77777777" w:rsidR="0078505D" w:rsidRPr="0078505D" w:rsidRDefault="0078505D" w:rsidP="0078505D">
            <w:pPr>
              <w:spacing w:after="0" w:line="240" w:lineRule="auto"/>
              <w:rPr>
                <w:rFonts w:ascii="Times New Roman" w:eastAsia="Times New Roman" w:hAnsi="Times New Roman" w:cs="Times New Roman"/>
                <w:kern w:val="0"/>
                <w:sz w:val="24"/>
                <w:szCs w:val="24"/>
                <w:lang w:eastAsia="en-IN"/>
                <w14:ligatures w14:val="none"/>
              </w:rPr>
            </w:pPr>
            <w:r w:rsidRPr="0078505D">
              <w:rPr>
                <w:rFonts w:ascii="Times New Roman" w:eastAsia="Times New Roman" w:hAnsi="Times New Roman" w:cs="Times New Roman"/>
                <w:kern w:val="0"/>
                <w:sz w:val="24"/>
                <w:szCs w:val="24"/>
                <w:lang w:eastAsia="en-IN"/>
                <w14:ligatures w14:val="none"/>
              </w:rPr>
              <w:t>Deeper feature extraction</w:t>
            </w:r>
          </w:p>
        </w:tc>
      </w:tr>
      <w:tr w:rsidR="0078505D" w:rsidRPr="0078505D" w14:paraId="6B0C6054" w14:textId="77777777">
        <w:trPr>
          <w:tblCellSpacing w:w="15" w:type="dxa"/>
        </w:trPr>
        <w:tc>
          <w:tcPr>
            <w:tcW w:w="0" w:type="auto"/>
            <w:vAlign w:val="center"/>
            <w:hideMark/>
          </w:tcPr>
          <w:p w14:paraId="345F76B0" w14:textId="77777777" w:rsidR="0078505D" w:rsidRPr="0078505D" w:rsidRDefault="0078505D" w:rsidP="0078505D">
            <w:pPr>
              <w:spacing w:after="0" w:line="240" w:lineRule="auto"/>
              <w:rPr>
                <w:rFonts w:ascii="Times New Roman" w:eastAsia="Times New Roman" w:hAnsi="Times New Roman" w:cs="Times New Roman"/>
                <w:kern w:val="0"/>
                <w:sz w:val="24"/>
                <w:szCs w:val="24"/>
                <w:lang w:eastAsia="en-IN"/>
                <w14:ligatures w14:val="none"/>
              </w:rPr>
            </w:pPr>
            <w:r w:rsidRPr="0078505D">
              <w:rPr>
                <w:rFonts w:ascii="Times New Roman" w:eastAsia="Times New Roman" w:hAnsi="Times New Roman" w:cs="Times New Roman"/>
                <w:kern w:val="0"/>
                <w:sz w:val="24"/>
                <w:szCs w:val="24"/>
                <w:lang w:eastAsia="en-IN"/>
                <w14:ligatures w14:val="none"/>
              </w:rPr>
              <w:t>MaxPooling2D</w:t>
            </w:r>
          </w:p>
        </w:tc>
        <w:tc>
          <w:tcPr>
            <w:tcW w:w="0" w:type="auto"/>
            <w:vAlign w:val="center"/>
            <w:hideMark/>
          </w:tcPr>
          <w:p w14:paraId="4D590472" w14:textId="77777777" w:rsidR="0078505D" w:rsidRPr="0078505D" w:rsidRDefault="0078505D" w:rsidP="0078505D">
            <w:pPr>
              <w:spacing w:after="0" w:line="240" w:lineRule="auto"/>
              <w:rPr>
                <w:rFonts w:ascii="Times New Roman" w:eastAsia="Times New Roman" w:hAnsi="Times New Roman" w:cs="Times New Roman"/>
                <w:kern w:val="0"/>
                <w:sz w:val="24"/>
                <w:szCs w:val="24"/>
                <w:lang w:eastAsia="en-IN"/>
                <w14:ligatures w14:val="none"/>
              </w:rPr>
            </w:pPr>
            <w:r w:rsidRPr="0078505D">
              <w:rPr>
                <w:rFonts w:ascii="Times New Roman" w:eastAsia="Times New Roman" w:hAnsi="Times New Roman" w:cs="Times New Roman"/>
                <w:kern w:val="0"/>
                <w:sz w:val="24"/>
                <w:szCs w:val="24"/>
                <w:lang w:eastAsia="en-IN"/>
                <w14:ligatures w14:val="none"/>
              </w:rPr>
              <w:t>Further dimensionality reduction</w:t>
            </w:r>
          </w:p>
        </w:tc>
      </w:tr>
      <w:tr w:rsidR="0078505D" w:rsidRPr="0078505D" w14:paraId="74EB9BD4" w14:textId="77777777">
        <w:trPr>
          <w:tblCellSpacing w:w="15" w:type="dxa"/>
        </w:trPr>
        <w:tc>
          <w:tcPr>
            <w:tcW w:w="0" w:type="auto"/>
            <w:vAlign w:val="center"/>
            <w:hideMark/>
          </w:tcPr>
          <w:p w14:paraId="54D86B54" w14:textId="77777777" w:rsidR="0078505D" w:rsidRPr="0078505D" w:rsidRDefault="0078505D" w:rsidP="0078505D">
            <w:pPr>
              <w:spacing w:after="0" w:line="240" w:lineRule="auto"/>
              <w:rPr>
                <w:rFonts w:ascii="Times New Roman" w:eastAsia="Times New Roman" w:hAnsi="Times New Roman" w:cs="Times New Roman"/>
                <w:kern w:val="0"/>
                <w:sz w:val="24"/>
                <w:szCs w:val="24"/>
                <w:lang w:eastAsia="en-IN"/>
                <w14:ligatures w14:val="none"/>
              </w:rPr>
            </w:pPr>
            <w:r w:rsidRPr="0078505D">
              <w:rPr>
                <w:rFonts w:ascii="Times New Roman" w:eastAsia="Times New Roman" w:hAnsi="Times New Roman" w:cs="Times New Roman"/>
                <w:kern w:val="0"/>
                <w:sz w:val="24"/>
                <w:szCs w:val="24"/>
                <w:lang w:eastAsia="en-IN"/>
                <w14:ligatures w14:val="none"/>
              </w:rPr>
              <w:t>Conv2D</w:t>
            </w:r>
          </w:p>
        </w:tc>
        <w:tc>
          <w:tcPr>
            <w:tcW w:w="0" w:type="auto"/>
            <w:vAlign w:val="center"/>
            <w:hideMark/>
          </w:tcPr>
          <w:p w14:paraId="0D9A5640" w14:textId="77777777" w:rsidR="0078505D" w:rsidRPr="0078505D" w:rsidRDefault="0078505D" w:rsidP="0078505D">
            <w:pPr>
              <w:spacing w:after="0" w:line="240" w:lineRule="auto"/>
              <w:rPr>
                <w:rFonts w:ascii="Times New Roman" w:eastAsia="Times New Roman" w:hAnsi="Times New Roman" w:cs="Times New Roman"/>
                <w:kern w:val="0"/>
                <w:sz w:val="24"/>
                <w:szCs w:val="24"/>
                <w:lang w:eastAsia="en-IN"/>
                <w14:ligatures w14:val="none"/>
              </w:rPr>
            </w:pPr>
            <w:r w:rsidRPr="0078505D">
              <w:rPr>
                <w:rFonts w:ascii="Times New Roman" w:eastAsia="Times New Roman" w:hAnsi="Times New Roman" w:cs="Times New Roman"/>
                <w:kern w:val="0"/>
                <w:sz w:val="24"/>
                <w:szCs w:val="24"/>
                <w:lang w:eastAsia="en-IN"/>
                <w14:ligatures w14:val="none"/>
              </w:rPr>
              <w:t>High-level feature extraction</w:t>
            </w:r>
          </w:p>
        </w:tc>
      </w:tr>
      <w:tr w:rsidR="0078505D" w:rsidRPr="0078505D" w14:paraId="53ECFACF" w14:textId="77777777">
        <w:trPr>
          <w:tblCellSpacing w:w="15" w:type="dxa"/>
        </w:trPr>
        <w:tc>
          <w:tcPr>
            <w:tcW w:w="0" w:type="auto"/>
            <w:vAlign w:val="center"/>
            <w:hideMark/>
          </w:tcPr>
          <w:p w14:paraId="0DC61844" w14:textId="77777777" w:rsidR="0078505D" w:rsidRPr="0078505D" w:rsidRDefault="0078505D" w:rsidP="0078505D">
            <w:pPr>
              <w:spacing w:after="0" w:line="240" w:lineRule="auto"/>
              <w:rPr>
                <w:rFonts w:ascii="Times New Roman" w:eastAsia="Times New Roman" w:hAnsi="Times New Roman" w:cs="Times New Roman"/>
                <w:kern w:val="0"/>
                <w:sz w:val="24"/>
                <w:szCs w:val="24"/>
                <w:lang w:eastAsia="en-IN"/>
                <w14:ligatures w14:val="none"/>
              </w:rPr>
            </w:pPr>
            <w:r w:rsidRPr="0078505D">
              <w:rPr>
                <w:rFonts w:ascii="Times New Roman" w:eastAsia="Times New Roman" w:hAnsi="Times New Roman" w:cs="Times New Roman"/>
                <w:kern w:val="0"/>
                <w:sz w:val="24"/>
                <w:szCs w:val="24"/>
                <w:lang w:eastAsia="en-IN"/>
                <w14:ligatures w14:val="none"/>
              </w:rPr>
              <w:t>Flatten</w:t>
            </w:r>
          </w:p>
        </w:tc>
        <w:tc>
          <w:tcPr>
            <w:tcW w:w="0" w:type="auto"/>
            <w:vAlign w:val="center"/>
            <w:hideMark/>
          </w:tcPr>
          <w:p w14:paraId="039DB31C" w14:textId="77777777" w:rsidR="0078505D" w:rsidRPr="0078505D" w:rsidRDefault="0078505D" w:rsidP="0078505D">
            <w:pPr>
              <w:spacing w:after="0" w:line="240" w:lineRule="auto"/>
              <w:rPr>
                <w:rFonts w:ascii="Times New Roman" w:eastAsia="Times New Roman" w:hAnsi="Times New Roman" w:cs="Times New Roman"/>
                <w:kern w:val="0"/>
                <w:sz w:val="24"/>
                <w:szCs w:val="24"/>
                <w:lang w:eastAsia="en-IN"/>
                <w14:ligatures w14:val="none"/>
              </w:rPr>
            </w:pPr>
            <w:r w:rsidRPr="0078505D">
              <w:rPr>
                <w:rFonts w:ascii="Times New Roman" w:eastAsia="Times New Roman" w:hAnsi="Times New Roman" w:cs="Times New Roman"/>
                <w:kern w:val="0"/>
                <w:sz w:val="24"/>
                <w:szCs w:val="24"/>
                <w:lang w:eastAsia="en-IN"/>
                <w14:ligatures w14:val="none"/>
              </w:rPr>
              <w:t>Converts 2D feature maps to 1D</w:t>
            </w:r>
          </w:p>
        </w:tc>
      </w:tr>
      <w:tr w:rsidR="0078505D" w:rsidRPr="0078505D" w14:paraId="56D8C12A" w14:textId="77777777">
        <w:trPr>
          <w:tblCellSpacing w:w="15" w:type="dxa"/>
        </w:trPr>
        <w:tc>
          <w:tcPr>
            <w:tcW w:w="0" w:type="auto"/>
            <w:vAlign w:val="center"/>
            <w:hideMark/>
          </w:tcPr>
          <w:p w14:paraId="455EB589" w14:textId="77777777" w:rsidR="0078505D" w:rsidRPr="0078505D" w:rsidRDefault="0078505D" w:rsidP="0078505D">
            <w:pPr>
              <w:spacing w:after="0" w:line="240" w:lineRule="auto"/>
              <w:rPr>
                <w:rFonts w:ascii="Times New Roman" w:eastAsia="Times New Roman" w:hAnsi="Times New Roman" w:cs="Times New Roman"/>
                <w:kern w:val="0"/>
                <w:sz w:val="24"/>
                <w:szCs w:val="24"/>
                <w:lang w:eastAsia="en-IN"/>
                <w14:ligatures w14:val="none"/>
              </w:rPr>
            </w:pPr>
            <w:r w:rsidRPr="0078505D">
              <w:rPr>
                <w:rFonts w:ascii="Times New Roman" w:eastAsia="Times New Roman" w:hAnsi="Times New Roman" w:cs="Times New Roman"/>
                <w:kern w:val="0"/>
                <w:sz w:val="24"/>
                <w:szCs w:val="24"/>
                <w:lang w:eastAsia="en-IN"/>
                <w14:ligatures w14:val="none"/>
              </w:rPr>
              <w:t>Dense</w:t>
            </w:r>
          </w:p>
        </w:tc>
        <w:tc>
          <w:tcPr>
            <w:tcW w:w="0" w:type="auto"/>
            <w:vAlign w:val="center"/>
            <w:hideMark/>
          </w:tcPr>
          <w:p w14:paraId="5D67168B" w14:textId="77777777" w:rsidR="0078505D" w:rsidRPr="0078505D" w:rsidRDefault="0078505D" w:rsidP="0078505D">
            <w:pPr>
              <w:spacing w:after="0" w:line="240" w:lineRule="auto"/>
              <w:rPr>
                <w:rFonts w:ascii="Times New Roman" w:eastAsia="Times New Roman" w:hAnsi="Times New Roman" w:cs="Times New Roman"/>
                <w:kern w:val="0"/>
                <w:sz w:val="24"/>
                <w:szCs w:val="24"/>
                <w:lang w:eastAsia="en-IN"/>
                <w14:ligatures w14:val="none"/>
              </w:rPr>
            </w:pPr>
            <w:r w:rsidRPr="0078505D">
              <w:rPr>
                <w:rFonts w:ascii="Times New Roman" w:eastAsia="Times New Roman" w:hAnsi="Times New Roman" w:cs="Times New Roman"/>
                <w:kern w:val="0"/>
                <w:sz w:val="24"/>
                <w:szCs w:val="24"/>
                <w:lang w:eastAsia="en-IN"/>
                <w14:ligatures w14:val="none"/>
              </w:rPr>
              <w:t>Fully connected layer</w:t>
            </w:r>
          </w:p>
        </w:tc>
      </w:tr>
      <w:tr w:rsidR="0078505D" w:rsidRPr="0078505D" w14:paraId="76CCE1A5" w14:textId="77777777">
        <w:trPr>
          <w:tblCellSpacing w:w="15" w:type="dxa"/>
        </w:trPr>
        <w:tc>
          <w:tcPr>
            <w:tcW w:w="0" w:type="auto"/>
            <w:vAlign w:val="center"/>
            <w:hideMark/>
          </w:tcPr>
          <w:p w14:paraId="54774CF6" w14:textId="77777777" w:rsidR="0078505D" w:rsidRPr="0078505D" w:rsidRDefault="0078505D" w:rsidP="0078505D">
            <w:pPr>
              <w:spacing w:after="0" w:line="240" w:lineRule="auto"/>
              <w:rPr>
                <w:rFonts w:ascii="Times New Roman" w:eastAsia="Times New Roman" w:hAnsi="Times New Roman" w:cs="Times New Roman"/>
                <w:kern w:val="0"/>
                <w:sz w:val="24"/>
                <w:szCs w:val="24"/>
                <w:lang w:eastAsia="en-IN"/>
                <w14:ligatures w14:val="none"/>
              </w:rPr>
            </w:pPr>
            <w:r w:rsidRPr="0078505D">
              <w:rPr>
                <w:rFonts w:ascii="Times New Roman" w:eastAsia="Times New Roman" w:hAnsi="Times New Roman" w:cs="Times New Roman"/>
                <w:kern w:val="0"/>
                <w:sz w:val="24"/>
                <w:szCs w:val="24"/>
                <w:lang w:eastAsia="en-IN"/>
                <w14:ligatures w14:val="none"/>
              </w:rPr>
              <w:t>Dropout</w:t>
            </w:r>
          </w:p>
        </w:tc>
        <w:tc>
          <w:tcPr>
            <w:tcW w:w="0" w:type="auto"/>
            <w:vAlign w:val="center"/>
            <w:hideMark/>
          </w:tcPr>
          <w:p w14:paraId="7FD05800" w14:textId="77777777" w:rsidR="0078505D" w:rsidRPr="0078505D" w:rsidRDefault="0078505D" w:rsidP="0078505D">
            <w:pPr>
              <w:spacing w:after="0" w:line="240" w:lineRule="auto"/>
              <w:rPr>
                <w:rFonts w:ascii="Times New Roman" w:eastAsia="Times New Roman" w:hAnsi="Times New Roman" w:cs="Times New Roman"/>
                <w:kern w:val="0"/>
                <w:sz w:val="24"/>
                <w:szCs w:val="24"/>
                <w:lang w:eastAsia="en-IN"/>
                <w14:ligatures w14:val="none"/>
              </w:rPr>
            </w:pPr>
            <w:r w:rsidRPr="0078505D">
              <w:rPr>
                <w:rFonts w:ascii="Times New Roman" w:eastAsia="Times New Roman" w:hAnsi="Times New Roman" w:cs="Times New Roman"/>
                <w:kern w:val="0"/>
                <w:sz w:val="24"/>
                <w:szCs w:val="24"/>
                <w:lang w:eastAsia="en-IN"/>
                <w14:ligatures w14:val="none"/>
              </w:rPr>
              <w:t>Prevents overfitting</w:t>
            </w:r>
          </w:p>
        </w:tc>
      </w:tr>
      <w:tr w:rsidR="0078505D" w:rsidRPr="0078505D" w14:paraId="48C81B3C" w14:textId="77777777">
        <w:trPr>
          <w:tblCellSpacing w:w="15" w:type="dxa"/>
        </w:trPr>
        <w:tc>
          <w:tcPr>
            <w:tcW w:w="0" w:type="auto"/>
            <w:vAlign w:val="center"/>
            <w:hideMark/>
          </w:tcPr>
          <w:p w14:paraId="2CF97BA4" w14:textId="77777777" w:rsidR="0078505D" w:rsidRPr="0078505D" w:rsidRDefault="0078505D" w:rsidP="0078505D">
            <w:pPr>
              <w:spacing w:after="0" w:line="240" w:lineRule="auto"/>
              <w:rPr>
                <w:rFonts w:ascii="Times New Roman" w:eastAsia="Times New Roman" w:hAnsi="Times New Roman" w:cs="Times New Roman"/>
                <w:kern w:val="0"/>
                <w:sz w:val="24"/>
                <w:szCs w:val="24"/>
                <w:lang w:eastAsia="en-IN"/>
                <w14:ligatures w14:val="none"/>
              </w:rPr>
            </w:pPr>
            <w:r w:rsidRPr="0078505D">
              <w:rPr>
                <w:rFonts w:ascii="Times New Roman" w:eastAsia="Times New Roman" w:hAnsi="Times New Roman" w:cs="Times New Roman"/>
                <w:kern w:val="0"/>
                <w:sz w:val="24"/>
                <w:szCs w:val="24"/>
                <w:lang w:eastAsia="en-IN"/>
                <w14:ligatures w14:val="none"/>
              </w:rPr>
              <w:t>Output Layer</w:t>
            </w:r>
          </w:p>
        </w:tc>
        <w:tc>
          <w:tcPr>
            <w:tcW w:w="0" w:type="auto"/>
            <w:vAlign w:val="center"/>
            <w:hideMark/>
          </w:tcPr>
          <w:p w14:paraId="7A09106D" w14:textId="77777777" w:rsidR="0078505D" w:rsidRPr="0078505D" w:rsidRDefault="0078505D" w:rsidP="0078505D">
            <w:pPr>
              <w:spacing w:after="0" w:line="240" w:lineRule="auto"/>
              <w:rPr>
                <w:rFonts w:ascii="Times New Roman" w:eastAsia="Times New Roman" w:hAnsi="Times New Roman" w:cs="Times New Roman"/>
                <w:kern w:val="0"/>
                <w:sz w:val="24"/>
                <w:szCs w:val="24"/>
                <w:lang w:eastAsia="en-IN"/>
                <w14:ligatures w14:val="none"/>
              </w:rPr>
            </w:pPr>
            <w:r w:rsidRPr="0078505D">
              <w:rPr>
                <w:rFonts w:ascii="Times New Roman" w:eastAsia="Times New Roman" w:hAnsi="Times New Roman" w:cs="Times New Roman"/>
                <w:kern w:val="0"/>
                <w:sz w:val="24"/>
                <w:szCs w:val="24"/>
                <w:lang w:eastAsia="en-IN"/>
                <w14:ligatures w14:val="none"/>
              </w:rPr>
              <w:t>Sigmoid activation (binary classification)</w:t>
            </w:r>
          </w:p>
        </w:tc>
      </w:tr>
    </w:tbl>
    <w:p w14:paraId="3FC9AD88" w14:textId="77777777" w:rsidR="0078505D" w:rsidRPr="0078505D" w:rsidRDefault="0078505D" w:rsidP="0078505D">
      <w:pPr>
        <w:spacing w:after="0" w:line="240" w:lineRule="auto"/>
        <w:rPr>
          <w:rFonts w:ascii="Times New Roman" w:eastAsia="Times New Roman" w:hAnsi="Times New Roman" w:cs="Times New Roman"/>
          <w:kern w:val="0"/>
          <w:sz w:val="24"/>
          <w:szCs w:val="24"/>
          <w:lang w:eastAsia="en-IN"/>
          <w14:ligatures w14:val="none"/>
        </w:rPr>
      </w:pPr>
      <w:r w:rsidRPr="0078505D">
        <w:rPr>
          <w:rFonts w:ascii="Times New Roman" w:eastAsia="Times New Roman" w:hAnsi="Times New Roman" w:cs="Times New Roman"/>
          <w:kern w:val="0"/>
          <w:sz w:val="24"/>
          <w:szCs w:val="24"/>
          <w:lang w:eastAsia="en-IN"/>
          <w14:ligatures w14:val="none"/>
        </w:rPr>
        <w:pict w14:anchorId="48922F70">
          <v:rect id="_x0000_i1080" style="width:0;height:1.5pt" o:hralign="center" o:hrstd="t" o:hr="t" fillcolor="#a0a0a0" stroked="f"/>
        </w:pict>
      </w:r>
    </w:p>
    <w:p w14:paraId="371300FD" w14:textId="77777777" w:rsidR="0078505D" w:rsidRPr="0078505D" w:rsidRDefault="0078505D" w:rsidP="0078505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8505D">
        <w:rPr>
          <w:rFonts w:ascii="Times New Roman" w:eastAsia="Times New Roman" w:hAnsi="Times New Roman" w:cs="Times New Roman"/>
          <w:b/>
          <w:bCs/>
          <w:kern w:val="0"/>
          <w:sz w:val="27"/>
          <w:szCs w:val="27"/>
          <w:lang w:eastAsia="en-IN"/>
          <w14:ligatures w14:val="none"/>
        </w:rPr>
        <w:t>Appendix D: Hyperparameters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2"/>
        <w:gridCol w:w="2069"/>
      </w:tblGrid>
      <w:tr w:rsidR="0078505D" w:rsidRPr="0078505D" w14:paraId="25AE54B9" w14:textId="77777777">
        <w:trPr>
          <w:tblHeader/>
          <w:tblCellSpacing w:w="15" w:type="dxa"/>
        </w:trPr>
        <w:tc>
          <w:tcPr>
            <w:tcW w:w="0" w:type="auto"/>
            <w:vAlign w:val="center"/>
            <w:hideMark/>
          </w:tcPr>
          <w:p w14:paraId="6F19C7CB" w14:textId="77777777" w:rsidR="0078505D" w:rsidRPr="0078505D" w:rsidRDefault="0078505D" w:rsidP="0078505D">
            <w:pPr>
              <w:spacing w:after="0" w:line="240" w:lineRule="auto"/>
              <w:jc w:val="center"/>
              <w:rPr>
                <w:rFonts w:ascii="Times New Roman" w:eastAsia="Times New Roman" w:hAnsi="Times New Roman" w:cs="Times New Roman"/>
                <w:b/>
                <w:bCs/>
                <w:kern w:val="0"/>
                <w:sz w:val="24"/>
                <w:szCs w:val="24"/>
                <w:lang w:eastAsia="en-IN"/>
                <w14:ligatures w14:val="none"/>
              </w:rPr>
            </w:pPr>
            <w:r w:rsidRPr="0078505D">
              <w:rPr>
                <w:rFonts w:ascii="Times New Roman" w:eastAsia="Times New Roman" w:hAnsi="Times New Roman" w:cs="Times New Roman"/>
                <w:b/>
                <w:bCs/>
                <w:kern w:val="0"/>
                <w:sz w:val="24"/>
                <w:szCs w:val="24"/>
                <w:lang w:eastAsia="en-IN"/>
                <w14:ligatures w14:val="none"/>
              </w:rPr>
              <w:t>Parameter</w:t>
            </w:r>
          </w:p>
        </w:tc>
        <w:tc>
          <w:tcPr>
            <w:tcW w:w="0" w:type="auto"/>
            <w:vAlign w:val="center"/>
            <w:hideMark/>
          </w:tcPr>
          <w:p w14:paraId="4B12A770" w14:textId="77777777" w:rsidR="0078505D" w:rsidRPr="0078505D" w:rsidRDefault="0078505D" w:rsidP="0078505D">
            <w:pPr>
              <w:spacing w:after="0" w:line="240" w:lineRule="auto"/>
              <w:jc w:val="center"/>
              <w:rPr>
                <w:rFonts w:ascii="Times New Roman" w:eastAsia="Times New Roman" w:hAnsi="Times New Roman" w:cs="Times New Roman"/>
                <w:b/>
                <w:bCs/>
                <w:kern w:val="0"/>
                <w:sz w:val="24"/>
                <w:szCs w:val="24"/>
                <w:lang w:eastAsia="en-IN"/>
                <w14:ligatures w14:val="none"/>
              </w:rPr>
            </w:pPr>
            <w:r w:rsidRPr="0078505D">
              <w:rPr>
                <w:rFonts w:ascii="Times New Roman" w:eastAsia="Times New Roman" w:hAnsi="Times New Roman" w:cs="Times New Roman"/>
                <w:b/>
                <w:bCs/>
                <w:kern w:val="0"/>
                <w:sz w:val="24"/>
                <w:szCs w:val="24"/>
                <w:lang w:eastAsia="en-IN"/>
                <w14:ligatures w14:val="none"/>
              </w:rPr>
              <w:t>Value</w:t>
            </w:r>
          </w:p>
        </w:tc>
      </w:tr>
      <w:tr w:rsidR="0078505D" w:rsidRPr="0078505D" w14:paraId="36094AB4" w14:textId="77777777">
        <w:trPr>
          <w:tblCellSpacing w:w="15" w:type="dxa"/>
        </w:trPr>
        <w:tc>
          <w:tcPr>
            <w:tcW w:w="0" w:type="auto"/>
            <w:vAlign w:val="center"/>
            <w:hideMark/>
          </w:tcPr>
          <w:p w14:paraId="2BF4F94D" w14:textId="77777777" w:rsidR="0078505D" w:rsidRPr="0078505D" w:rsidRDefault="0078505D" w:rsidP="0078505D">
            <w:pPr>
              <w:spacing w:after="0" w:line="240" w:lineRule="auto"/>
              <w:rPr>
                <w:rFonts w:ascii="Times New Roman" w:eastAsia="Times New Roman" w:hAnsi="Times New Roman" w:cs="Times New Roman"/>
                <w:kern w:val="0"/>
                <w:sz w:val="24"/>
                <w:szCs w:val="24"/>
                <w:lang w:eastAsia="en-IN"/>
                <w14:ligatures w14:val="none"/>
              </w:rPr>
            </w:pPr>
            <w:r w:rsidRPr="0078505D">
              <w:rPr>
                <w:rFonts w:ascii="Times New Roman" w:eastAsia="Times New Roman" w:hAnsi="Times New Roman" w:cs="Times New Roman"/>
                <w:kern w:val="0"/>
                <w:sz w:val="24"/>
                <w:szCs w:val="24"/>
                <w:lang w:eastAsia="en-IN"/>
                <w14:ligatures w14:val="none"/>
              </w:rPr>
              <w:t>Epochs</w:t>
            </w:r>
          </w:p>
        </w:tc>
        <w:tc>
          <w:tcPr>
            <w:tcW w:w="0" w:type="auto"/>
            <w:vAlign w:val="center"/>
            <w:hideMark/>
          </w:tcPr>
          <w:p w14:paraId="700CCC5F" w14:textId="77777777" w:rsidR="0078505D" w:rsidRPr="0078505D" w:rsidRDefault="0078505D" w:rsidP="0078505D">
            <w:pPr>
              <w:spacing w:after="0" w:line="240" w:lineRule="auto"/>
              <w:rPr>
                <w:rFonts w:ascii="Times New Roman" w:eastAsia="Times New Roman" w:hAnsi="Times New Roman" w:cs="Times New Roman"/>
                <w:kern w:val="0"/>
                <w:sz w:val="24"/>
                <w:szCs w:val="24"/>
                <w:lang w:eastAsia="en-IN"/>
                <w14:ligatures w14:val="none"/>
              </w:rPr>
            </w:pPr>
            <w:r w:rsidRPr="0078505D">
              <w:rPr>
                <w:rFonts w:ascii="Times New Roman" w:eastAsia="Times New Roman" w:hAnsi="Times New Roman" w:cs="Times New Roman"/>
                <w:kern w:val="0"/>
                <w:sz w:val="24"/>
                <w:szCs w:val="24"/>
                <w:lang w:eastAsia="en-IN"/>
                <w14:ligatures w14:val="none"/>
              </w:rPr>
              <w:t>15</w:t>
            </w:r>
          </w:p>
        </w:tc>
      </w:tr>
      <w:tr w:rsidR="0078505D" w:rsidRPr="0078505D" w14:paraId="7BC15941" w14:textId="77777777">
        <w:trPr>
          <w:tblCellSpacing w:w="15" w:type="dxa"/>
        </w:trPr>
        <w:tc>
          <w:tcPr>
            <w:tcW w:w="0" w:type="auto"/>
            <w:vAlign w:val="center"/>
            <w:hideMark/>
          </w:tcPr>
          <w:p w14:paraId="1D83AE57" w14:textId="77777777" w:rsidR="0078505D" w:rsidRPr="0078505D" w:rsidRDefault="0078505D" w:rsidP="0078505D">
            <w:pPr>
              <w:spacing w:after="0" w:line="240" w:lineRule="auto"/>
              <w:rPr>
                <w:rFonts w:ascii="Times New Roman" w:eastAsia="Times New Roman" w:hAnsi="Times New Roman" w:cs="Times New Roman"/>
                <w:kern w:val="0"/>
                <w:sz w:val="24"/>
                <w:szCs w:val="24"/>
                <w:lang w:eastAsia="en-IN"/>
                <w14:ligatures w14:val="none"/>
              </w:rPr>
            </w:pPr>
            <w:r w:rsidRPr="0078505D">
              <w:rPr>
                <w:rFonts w:ascii="Times New Roman" w:eastAsia="Times New Roman" w:hAnsi="Times New Roman" w:cs="Times New Roman"/>
                <w:kern w:val="0"/>
                <w:sz w:val="24"/>
                <w:szCs w:val="24"/>
                <w:lang w:eastAsia="en-IN"/>
                <w14:ligatures w14:val="none"/>
              </w:rPr>
              <w:t>Batch Size</w:t>
            </w:r>
          </w:p>
        </w:tc>
        <w:tc>
          <w:tcPr>
            <w:tcW w:w="0" w:type="auto"/>
            <w:vAlign w:val="center"/>
            <w:hideMark/>
          </w:tcPr>
          <w:p w14:paraId="5FC3F600" w14:textId="77777777" w:rsidR="0078505D" w:rsidRPr="0078505D" w:rsidRDefault="0078505D" w:rsidP="0078505D">
            <w:pPr>
              <w:spacing w:after="0" w:line="240" w:lineRule="auto"/>
              <w:rPr>
                <w:rFonts w:ascii="Times New Roman" w:eastAsia="Times New Roman" w:hAnsi="Times New Roman" w:cs="Times New Roman"/>
                <w:kern w:val="0"/>
                <w:sz w:val="24"/>
                <w:szCs w:val="24"/>
                <w:lang w:eastAsia="en-IN"/>
                <w14:ligatures w14:val="none"/>
              </w:rPr>
            </w:pPr>
            <w:r w:rsidRPr="0078505D">
              <w:rPr>
                <w:rFonts w:ascii="Times New Roman" w:eastAsia="Times New Roman" w:hAnsi="Times New Roman" w:cs="Times New Roman"/>
                <w:kern w:val="0"/>
                <w:sz w:val="24"/>
                <w:szCs w:val="24"/>
                <w:lang w:eastAsia="en-IN"/>
                <w14:ligatures w14:val="none"/>
              </w:rPr>
              <w:t>32</w:t>
            </w:r>
          </w:p>
        </w:tc>
      </w:tr>
      <w:tr w:rsidR="0078505D" w:rsidRPr="0078505D" w14:paraId="0DBC053D" w14:textId="77777777">
        <w:trPr>
          <w:tblCellSpacing w:w="15" w:type="dxa"/>
        </w:trPr>
        <w:tc>
          <w:tcPr>
            <w:tcW w:w="0" w:type="auto"/>
            <w:vAlign w:val="center"/>
            <w:hideMark/>
          </w:tcPr>
          <w:p w14:paraId="438A0B19" w14:textId="77777777" w:rsidR="0078505D" w:rsidRPr="0078505D" w:rsidRDefault="0078505D" w:rsidP="0078505D">
            <w:pPr>
              <w:spacing w:after="0" w:line="240" w:lineRule="auto"/>
              <w:rPr>
                <w:rFonts w:ascii="Times New Roman" w:eastAsia="Times New Roman" w:hAnsi="Times New Roman" w:cs="Times New Roman"/>
                <w:kern w:val="0"/>
                <w:sz w:val="24"/>
                <w:szCs w:val="24"/>
                <w:lang w:eastAsia="en-IN"/>
                <w14:ligatures w14:val="none"/>
              </w:rPr>
            </w:pPr>
            <w:r w:rsidRPr="0078505D">
              <w:rPr>
                <w:rFonts w:ascii="Times New Roman" w:eastAsia="Times New Roman" w:hAnsi="Times New Roman" w:cs="Times New Roman"/>
                <w:kern w:val="0"/>
                <w:sz w:val="24"/>
                <w:szCs w:val="24"/>
                <w:lang w:eastAsia="en-IN"/>
                <w14:ligatures w14:val="none"/>
              </w:rPr>
              <w:t>Learning Rate</w:t>
            </w:r>
          </w:p>
        </w:tc>
        <w:tc>
          <w:tcPr>
            <w:tcW w:w="0" w:type="auto"/>
            <w:vAlign w:val="center"/>
            <w:hideMark/>
          </w:tcPr>
          <w:p w14:paraId="21D89AEC" w14:textId="77777777" w:rsidR="0078505D" w:rsidRPr="0078505D" w:rsidRDefault="0078505D" w:rsidP="0078505D">
            <w:pPr>
              <w:spacing w:after="0" w:line="240" w:lineRule="auto"/>
              <w:rPr>
                <w:rFonts w:ascii="Times New Roman" w:eastAsia="Times New Roman" w:hAnsi="Times New Roman" w:cs="Times New Roman"/>
                <w:kern w:val="0"/>
                <w:sz w:val="24"/>
                <w:szCs w:val="24"/>
                <w:lang w:eastAsia="en-IN"/>
                <w14:ligatures w14:val="none"/>
              </w:rPr>
            </w:pPr>
            <w:r w:rsidRPr="0078505D">
              <w:rPr>
                <w:rFonts w:ascii="Times New Roman" w:eastAsia="Times New Roman" w:hAnsi="Times New Roman" w:cs="Times New Roman"/>
                <w:kern w:val="0"/>
                <w:sz w:val="24"/>
                <w:szCs w:val="24"/>
                <w:lang w:eastAsia="en-IN"/>
                <w14:ligatures w14:val="none"/>
              </w:rPr>
              <w:t>0.001</w:t>
            </w:r>
          </w:p>
        </w:tc>
      </w:tr>
      <w:tr w:rsidR="0078505D" w:rsidRPr="0078505D" w14:paraId="03E9F122" w14:textId="77777777">
        <w:trPr>
          <w:tblCellSpacing w:w="15" w:type="dxa"/>
        </w:trPr>
        <w:tc>
          <w:tcPr>
            <w:tcW w:w="0" w:type="auto"/>
            <w:vAlign w:val="center"/>
            <w:hideMark/>
          </w:tcPr>
          <w:p w14:paraId="01219CCD" w14:textId="77777777" w:rsidR="0078505D" w:rsidRPr="0078505D" w:rsidRDefault="0078505D" w:rsidP="0078505D">
            <w:pPr>
              <w:spacing w:after="0" w:line="240" w:lineRule="auto"/>
              <w:rPr>
                <w:rFonts w:ascii="Times New Roman" w:eastAsia="Times New Roman" w:hAnsi="Times New Roman" w:cs="Times New Roman"/>
                <w:kern w:val="0"/>
                <w:sz w:val="24"/>
                <w:szCs w:val="24"/>
                <w:lang w:eastAsia="en-IN"/>
                <w14:ligatures w14:val="none"/>
              </w:rPr>
            </w:pPr>
            <w:r w:rsidRPr="0078505D">
              <w:rPr>
                <w:rFonts w:ascii="Times New Roman" w:eastAsia="Times New Roman" w:hAnsi="Times New Roman" w:cs="Times New Roman"/>
                <w:kern w:val="0"/>
                <w:sz w:val="24"/>
                <w:szCs w:val="24"/>
                <w:lang w:eastAsia="en-IN"/>
                <w14:ligatures w14:val="none"/>
              </w:rPr>
              <w:t>Optimizer</w:t>
            </w:r>
          </w:p>
        </w:tc>
        <w:tc>
          <w:tcPr>
            <w:tcW w:w="0" w:type="auto"/>
            <w:vAlign w:val="center"/>
            <w:hideMark/>
          </w:tcPr>
          <w:p w14:paraId="01891B53" w14:textId="77777777" w:rsidR="0078505D" w:rsidRPr="0078505D" w:rsidRDefault="0078505D" w:rsidP="0078505D">
            <w:pPr>
              <w:spacing w:after="0" w:line="240" w:lineRule="auto"/>
              <w:rPr>
                <w:rFonts w:ascii="Times New Roman" w:eastAsia="Times New Roman" w:hAnsi="Times New Roman" w:cs="Times New Roman"/>
                <w:kern w:val="0"/>
                <w:sz w:val="24"/>
                <w:szCs w:val="24"/>
                <w:lang w:eastAsia="en-IN"/>
                <w14:ligatures w14:val="none"/>
              </w:rPr>
            </w:pPr>
            <w:r w:rsidRPr="0078505D">
              <w:rPr>
                <w:rFonts w:ascii="Times New Roman" w:eastAsia="Times New Roman" w:hAnsi="Times New Roman" w:cs="Times New Roman"/>
                <w:kern w:val="0"/>
                <w:sz w:val="24"/>
                <w:szCs w:val="24"/>
                <w:lang w:eastAsia="en-IN"/>
                <w14:ligatures w14:val="none"/>
              </w:rPr>
              <w:t>Adam</w:t>
            </w:r>
          </w:p>
        </w:tc>
      </w:tr>
      <w:tr w:rsidR="0078505D" w:rsidRPr="0078505D" w14:paraId="0FCFDE96" w14:textId="77777777">
        <w:trPr>
          <w:tblCellSpacing w:w="15" w:type="dxa"/>
        </w:trPr>
        <w:tc>
          <w:tcPr>
            <w:tcW w:w="0" w:type="auto"/>
            <w:vAlign w:val="center"/>
            <w:hideMark/>
          </w:tcPr>
          <w:p w14:paraId="40D46A3F" w14:textId="77777777" w:rsidR="0078505D" w:rsidRPr="0078505D" w:rsidRDefault="0078505D" w:rsidP="0078505D">
            <w:pPr>
              <w:spacing w:after="0" w:line="240" w:lineRule="auto"/>
              <w:rPr>
                <w:rFonts w:ascii="Times New Roman" w:eastAsia="Times New Roman" w:hAnsi="Times New Roman" w:cs="Times New Roman"/>
                <w:kern w:val="0"/>
                <w:sz w:val="24"/>
                <w:szCs w:val="24"/>
                <w:lang w:eastAsia="en-IN"/>
                <w14:ligatures w14:val="none"/>
              </w:rPr>
            </w:pPr>
            <w:r w:rsidRPr="0078505D">
              <w:rPr>
                <w:rFonts w:ascii="Times New Roman" w:eastAsia="Times New Roman" w:hAnsi="Times New Roman" w:cs="Times New Roman"/>
                <w:kern w:val="0"/>
                <w:sz w:val="24"/>
                <w:szCs w:val="24"/>
                <w:lang w:eastAsia="en-IN"/>
                <w14:ligatures w14:val="none"/>
              </w:rPr>
              <w:t>Loss Function</w:t>
            </w:r>
          </w:p>
        </w:tc>
        <w:tc>
          <w:tcPr>
            <w:tcW w:w="0" w:type="auto"/>
            <w:vAlign w:val="center"/>
            <w:hideMark/>
          </w:tcPr>
          <w:p w14:paraId="2FFCC9A0" w14:textId="77777777" w:rsidR="0078505D" w:rsidRPr="0078505D" w:rsidRDefault="0078505D" w:rsidP="0078505D">
            <w:pPr>
              <w:spacing w:after="0" w:line="240" w:lineRule="auto"/>
              <w:rPr>
                <w:rFonts w:ascii="Times New Roman" w:eastAsia="Times New Roman" w:hAnsi="Times New Roman" w:cs="Times New Roman"/>
                <w:kern w:val="0"/>
                <w:sz w:val="24"/>
                <w:szCs w:val="24"/>
                <w:lang w:eastAsia="en-IN"/>
                <w14:ligatures w14:val="none"/>
              </w:rPr>
            </w:pPr>
            <w:r w:rsidRPr="0078505D">
              <w:rPr>
                <w:rFonts w:ascii="Times New Roman" w:eastAsia="Times New Roman" w:hAnsi="Times New Roman" w:cs="Times New Roman"/>
                <w:kern w:val="0"/>
                <w:sz w:val="24"/>
                <w:szCs w:val="24"/>
                <w:lang w:eastAsia="en-IN"/>
                <w14:ligatures w14:val="none"/>
              </w:rPr>
              <w:t xml:space="preserve">Binary </w:t>
            </w:r>
            <w:proofErr w:type="spellStart"/>
            <w:r w:rsidRPr="0078505D">
              <w:rPr>
                <w:rFonts w:ascii="Times New Roman" w:eastAsia="Times New Roman" w:hAnsi="Times New Roman" w:cs="Times New Roman"/>
                <w:kern w:val="0"/>
                <w:sz w:val="24"/>
                <w:szCs w:val="24"/>
                <w:lang w:eastAsia="en-IN"/>
                <w14:ligatures w14:val="none"/>
              </w:rPr>
              <w:t>Crossentropy</w:t>
            </w:r>
            <w:proofErr w:type="spellEnd"/>
          </w:p>
        </w:tc>
      </w:tr>
    </w:tbl>
    <w:p w14:paraId="349AE3B4" w14:textId="77777777" w:rsidR="0078505D" w:rsidRPr="0078505D" w:rsidRDefault="0078505D" w:rsidP="0078505D">
      <w:pPr>
        <w:spacing w:after="0" w:line="240" w:lineRule="auto"/>
        <w:rPr>
          <w:rFonts w:ascii="Times New Roman" w:eastAsia="Times New Roman" w:hAnsi="Times New Roman" w:cs="Times New Roman"/>
          <w:kern w:val="0"/>
          <w:sz w:val="24"/>
          <w:szCs w:val="24"/>
          <w:lang w:eastAsia="en-IN"/>
          <w14:ligatures w14:val="none"/>
        </w:rPr>
      </w:pPr>
      <w:r w:rsidRPr="0078505D">
        <w:rPr>
          <w:rFonts w:ascii="Times New Roman" w:eastAsia="Times New Roman" w:hAnsi="Times New Roman" w:cs="Times New Roman"/>
          <w:kern w:val="0"/>
          <w:sz w:val="24"/>
          <w:szCs w:val="24"/>
          <w:lang w:eastAsia="en-IN"/>
          <w14:ligatures w14:val="none"/>
        </w:rPr>
        <w:pict w14:anchorId="2B32BFCB">
          <v:rect id="_x0000_i1081" style="width:0;height:1.5pt" o:hralign="center" o:hrstd="t" o:hr="t" fillcolor="#a0a0a0" stroked="f"/>
        </w:pict>
      </w:r>
    </w:p>
    <w:p w14:paraId="351E479C" w14:textId="77777777" w:rsidR="0078505D" w:rsidRPr="0078505D" w:rsidRDefault="0078505D" w:rsidP="0078505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8505D">
        <w:rPr>
          <w:rFonts w:ascii="Times New Roman" w:eastAsia="Times New Roman" w:hAnsi="Times New Roman" w:cs="Times New Roman"/>
          <w:b/>
          <w:bCs/>
          <w:kern w:val="0"/>
          <w:sz w:val="27"/>
          <w:szCs w:val="27"/>
          <w:lang w:eastAsia="en-IN"/>
          <w14:ligatures w14:val="none"/>
        </w:rPr>
        <w:t>Appendix E: Sample Code Snippets</w:t>
      </w:r>
    </w:p>
    <w:p w14:paraId="65ADEFA1" w14:textId="77777777" w:rsidR="0078505D" w:rsidRPr="0078505D" w:rsidRDefault="0078505D" w:rsidP="0078505D">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78505D">
        <w:rPr>
          <w:rFonts w:ascii="Times New Roman" w:eastAsia="Times New Roman" w:hAnsi="Times New Roman" w:cs="Times New Roman"/>
          <w:b/>
          <w:bCs/>
          <w:kern w:val="0"/>
          <w:sz w:val="24"/>
          <w:szCs w:val="24"/>
          <w:lang w:eastAsia="en-IN"/>
          <w14:ligatures w14:val="none"/>
        </w:rPr>
        <w:t>Model Training</w:t>
      </w:r>
    </w:p>
    <w:p w14:paraId="5CCEEA06" w14:textId="77777777" w:rsidR="0078505D" w:rsidRPr="0078505D" w:rsidRDefault="0078505D" w:rsidP="00785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78505D">
        <w:rPr>
          <w:rFonts w:ascii="Courier New" w:eastAsia="Times New Roman" w:hAnsi="Courier New" w:cs="Courier New"/>
          <w:kern w:val="0"/>
          <w:sz w:val="20"/>
          <w:szCs w:val="20"/>
          <w:lang w:eastAsia="en-IN"/>
          <w14:ligatures w14:val="none"/>
        </w:rPr>
        <w:t>model.fit</w:t>
      </w:r>
      <w:proofErr w:type="spellEnd"/>
      <w:r w:rsidRPr="0078505D">
        <w:rPr>
          <w:rFonts w:ascii="Courier New" w:eastAsia="Times New Roman" w:hAnsi="Courier New" w:cs="Courier New"/>
          <w:kern w:val="0"/>
          <w:sz w:val="20"/>
          <w:szCs w:val="20"/>
          <w:lang w:eastAsia="en-IN"/>
          <w14:ligatures w14:val="none"/>
        </w:rPr>
        <w:t>(</w:t>
      </w:r>
      <w:proofErr w:type="spellStart"/>
      <w:proofErr w:type="gramEnd"/>
      <w:r w:rsidRPr="0078505D">
        <w:rPr>
          <w:rFonts w:ascii="Courier New" w:eastAsia="Times New Roman" w:hAnsi="Courier New" w:cs="Courier New"/>
          <w:kern w:val="0"/>
          <w:sz w:val="20"/>
          <w:szCs w:val="20"/>
          <w:lang w:eastAsia="en-IN"/>
          <w14:ligatures w14:val="none"/>
        </w:rPr>
        <w:t>train_data</w:t>
      </w:r>
      <w:proofErr w:type="spellEnd"/>
      <w:r w:rsidRPr="0078505D">
        <w:rPr>
          <w:rFonts w:ascii="Courier New" w:eastAsia="Times New Roman" w:hAnsi="Courier New" w:cs="Courier New"/>
          <w:kern w:val="0"/>
          <w:sz w:val="20"/>
          <w:szCs w:val="20"/>
          <w:lang w:eastAsia="en-IN"/>
          <w14:ligatures w14:val="none"/>
        </w:rPr>
        <w:t xml:space="preserve">, epochs=15, </w:t>
      </w:r>
      <w:proofErr w:type="spellStart"/>
      <w:r w:rsidRPr="0078505D">
        <w:rPr>
          <w:rFonts w:ascii="Courier New" w:eastAsia="Times New Roman" w:hAnsi="Courier New" w:cs="Courier New"/>
          <w:kern w:val="0"/>
          <w:sz w:val="20"/>
          <w:szCs w:val="20"/>
          <w:lang w:eastAsia="en-IN"/>
          <w14:ligatures w14:val="none"/>
        </w:rPr>
        <w:t>validation_data</w:t>
      </w:r>
      <w:proofErr w:type="spellEnd"/>
      <w:r w:rsidRPr="0078505D">
        <w:rPr>
          <w:rFonts w:ascii="Courier New" w:eastAsia="Times New Roman" w:hAnsi="Courier New" w:cs="Courier New"/>
          <w:kern w:val="0"/>
          <w:sz w:val="20"/>
          <w:szCs w:val="20"/>
          <w:lang w:eastAsia="en-IN"/>
          <w14:ligatures w14:val="none"/>
        </w:rPr>
        <w:t>=</w:t>
      </w:r>
      <w:proofErr w:type="spellStart"/>
      <w:r w:rsidRPr="0078505D">
        <w:rPr>
          <w:rFonts w:ascii="Courier New" w:eastAsia="Times New Roman" w:hAnsi="Courier New" w:cs="Courier New"/>
          <w:kern w:val="0"/>
          <w:sz w:val="20"/>
          <w:szCs w:val="20"/>
          <w:lang w:eastAsia="en-IN"/>
          <w14:ligatures w14:val="none"/>
        </w:rPr>
        <w:t>test_data</w:t>
      </w:r>
      <w:proofErr w:type="spellEnd"/>
      <w:r w:rsidRPr="0078505D">
        <w:rPr>
          <w:rFonts w:ascii="Courier New" w:eastAsia="Times New Roman" w:hAnsi="Courier New" w:cs="Courier New"/>
          <w:kern w:val="0"/>
          <w:sz w:val="20"/>
          <w:szCs w:val="20"/>
          <w:lang w:eastAsia="en-IN"/>
          <w14:ligatures w14:val="none"/>
        </w:rPr>
        <w:t>)</w:t>
      </w:r>
    </w:p>
    <w:p w14:paraId="08F4CFA9" w14:textId="77777777" w:rsidR="0078505D" w:rsidRPr="0078505D" w:rsidRDefault="0078505D" w:rsidP="0078505D">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78505D">
        <w:rPr>
          <w:rFonts w:ascii="Times New Roman" w:eastAsia="Times New Roman" w:hAnsi="Times New Roman" w:cs="Times New Roman"/>
          <w:b/>
          <w:bCs/>
          <w:kern w:val="0"/>
          <w:sz w:val="24"/>
          <w:szCs w:val="24"/>
          <w:lang w:eastAsia="en-IN"/>
          <w14:ligatures w14:val="none"/>
        </w:rPr>
        <w:t>Prediction</w:t>
      </w:r>
    </w:p>
    <w:p w14:paraId="32CF33F4" w14:textId="77777777" w:rsidR="0078505D" w:rsidRPr="0078505D" w:rsidRDefault="0078505D" w:rsidP="00785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8505D">
        <w:rPr>
          <w:rFonts w:ascii="Courier New" w:eastAsia="Times New Roman" w:hAnsi="Courier New" w:cs="Courier New"/>
          <w:kern w:val="0"/>
          <w:sz w:val="20"/>
          <w:szCs w:val="20"/>
          <w:lang w:eastAsia="en-IN"/>
          <w14:ligatures w14:val="none"/>
        </w:rPr>
        <w:t xml:space="preserve">predictions = </w:t>
      </w:r>
      <w:proofErr w:type="spellStart"/>
      <w:proofErr w:type="gramStart"/>
      <w:r w:rsidRPr="0078505D">
        <w:rPr>
          <w:rFonts w:ascii="Courier New" w:eastAsia="Times New Roman" w:hAnsi="Courier New" w:cs="Courier New"/>
          <w:kern w:val="0"/>
          <w:sz w:val="20"/>
          <w:szCs w:val="20"/>
          <w:lang w:eastAsia="en-IN"/>
          <w14:ligatures w14:val="none"/>
        </w:rPr>
        <w:t>model.predict</w:t>
      </w:r>
      <w:proofErr w:type="spellEnd"/>
      <w:proofErr w:type="gramEnd"/>
      <w:r w:rsidRPr="0078505D">
        <w:rPr>
          <w:rFonts w:ascii="Courier New" w:eastAsia="Times New Roman" w:hAnsi="Courier New" w:cs="Courier New"/>
          <w:kern w:val="0"/>
          <w:sz w:val="20"/>
          <w:szCs w:val="20"/>
          <w:lang w:eastAsia="en-IN"/>
          <w14:ligatures w14:val="none"/>
        </w:rPr>
        <w:t>(</w:t>
      </w:r>
      <w:proofErr w:type="spellStart"/>
      <w:r w:rsidRPr="0078505D">
        <w:rPr>
          <w:rFonts w:ascii="Courier New" w:eastAsia="Times New Roman" w:hAnsi="Courier New" w:cs="Courier New"/>
          <w:kern w:val="0"/>
          <w:sz w:val="20"/>
          <w:szCs w:val="20"/>
          <w:lang w:eastAsia="en-IN"/>
          <w14:ligatures w14:val="none"/>
        </w:rPr>
        <w:t>test_data</w:t>
      </w:r>
      <w:proofErr w:type="spellEnd"/>
      <w:r w:rsidRPr="0078505D">
        <w:rPr>
          <w:rFonts w:ascii="Courier New" w:eastAsia="Times New Roman" w:hAnsi="Courier New" w:cs="Courier New"/>
          <w:kern w:val="0"/>
          <w:sz w:val="20"/>
          <w:szCs w:val="20"/>
          <w:lang w:eastAsia="en-IN"/>
          <w14:ligatures w14:val="none"/>
        </w:rPr>
        <w:t>)</w:t>
      </w:r>
      <w:r w:rsidRPr="0078505D">
        <w:rPr>
          <w:rFonts w:ascii="Courier New" w:eastAsia="Times New Roman" w:hAnsi="Courier New" w:cs="Courier New"/>
          <w:kern w:val="0"/>
          <w:sz w:val="20"/>
          <w:szCs w:val="20"/>
          <w:lang w:eastAsia="en-IN"/>
          <w14:ligatures w14:val="none"/>
        </w:rPr>
        <w:br/>
        <w:t>predictions = (predictions &gt; 0.5)</w:t>
      </w:r>
    </w:p>
    <w:p w14:paraId="5208DBE6" w14:textId="77777777" w:rsidR="0078505D" w:rsidRPr="0078505D" w:rsidRDefault="0078505D" w:rsidP="0078505D">
      <w:pPr>
        <w:spacing w:after="0" w:line="240" w:lineRule="auto"/>
        <w:rPr>
          <w:rFonts w:ascii="Times New Roman" w:eastAsia="Times New Roman" w:hAnsi="Times New Roman" w:cs="Times New Roman"/>
          <w:kern w:val="0"/>
          <w:sz w:val="24"/>
          <w:szCs w:val="24"/>
          <w:lang w:eastAsia="en-IN"/>
          <w14:ligatures w14:val="none"/>
        </w:rPr>
      </w:pPr>
      <w:r w:rsidRPr="0078505D">
        <w:rPr>
          <w:rFonts w:ascii="Times New Roman" w:eastAsia="Times New Roman" w:hAnsi="Times New Roman" w:cs="Times New Roman"/>
          <w:kern w:val="0"/>
          <w:sz w:val="24"/>
          <w:szCs w:val="24"/>
          <w:lang w:eastAsia="en-IN"/>
          <w14:ligatures w14:val="none"/>
        </w:rPr>
        <w:pict w14:anchorId="54F49BFF">
          <v:rect id="_x0000_i1082" style="width:0;height:1.5pt" o:hralign="center" o:hrstd="t" o:hr="t" fillcolor="#a0a0a0" stroked="f"/>
        </w:pict>
      </w:r>
    </w:p>
    <w:p w14:paraId="38E8F29A" w14:textId="77777777" w:rsidR="0078505D" w:rsidRPr="0078505D" w:rsidRDefault="0078505D" w:rsidP="0078505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8505D">
        <w:rPr>
          <w:rFonts w:ascii="Times New Roman" w:eastAsia="Times New Roman" w:hAnsi="Times New Roman" w:cs="Times New Roman"/>
          <w:b/>
          <w:bCs/>
          <w:kern w:val="0"/>
          <w:sz w:val="27"/>
          <w:szCs w:val="27"/>
          <w:lang w:eastAsia="en-IN"/>
          <w14:ligatures w14:val="none"/>
        </w:rPr>
        <w:t>Appendix F: Graphs Description</w:t>
      </w:r>
    </w:p>
    <w:p w14:paraId="5BAFD4F0" w14:textId="77777777" w:rsidR="0078505D" w:rsidRPr="0078505D" w:rsidRDefault="0078505D" w:rsidP="0078505D">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8505D">
        <w:rPr>
          <w:rFonts w:ascii="Times New Roman" w:eastAsia="Times New Roman" w:hAnsi="Times New Roman" w:cs="Times New Roman"/>
          <w:b/>
          <w:bCs/>
          <w:kern w:val="0"/>
          <w:sz w:val="24"/>
          <w:szCs w:val="24"/>
          <w:lang w:eastAsia="en-IN"/>
          <w14:ligatures w14:val="none"/>
        </w:rPr>
        <w:t>Accuracy Graph:</w:t>
      </w:r>
      <w:r w:rsidRPr="0078505D">
        <w:rPr>
          <w:rFonts w:ascii="Times New Roman" w:eastAsia="Times New Roman" w:hAnsi="Times New Roman" w:cs="Times New Roman"/>
          <w:kern w:val="0"/>
          <w:sz w:val="24"/>
          <w:szCs w:val="24"/>
          <w:lang w:eastAsia="en-IN"/>
          <w14:ligatures w14:val="none"/>
        </w:rPr>
        <w:t xml:space="preserve"> Shows how accuracy improves over epochs </w:t>
      </w:r>
    </w:p>
    <w:p w14:paraId="0388D09C" w14:textId="77777777" w:rsidR="0078505D" w:rsidRPr="0078505D" w:rsidRDefault="0078505D" w:rsidP="0078505D">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8505D">
        <w:rPr>
          <w:rFonts w:ascii="Times New Roman" w:eastAsia="Times New Roman" w:hAnsi="Times New Roman" w:cs="Times New Roman"/>
          <w:b/>
          <w:bCs/>
          <w:kern w:val="0"/>
          <w:sz w:val="24"/>
          <w:szCs w:val="24"/>
          <w:lang w:eastAsia="en-IN"/>
          <w14:ligatures w14:val="none"/>
        </w:rPr>
        <w:t>Loss Graph:</w:t>
      </w:r>
      <w:r w:rsidRPr="0078505D">
        <w:rPr>
          <w:rFonts w:ascii="Times New Roman" w:eastAsia="Times New Roman" w:hAnsi="Times New Roman" w:cs="Times New Roman"/>
          <w:kern w:val="0"/>
          <w:sz w:val="24"/>
          <w:szCs w:val="24"/>
          <w:lang w:eastAsia="en-IN"/>
          <w14:ligatures w14:val="none"/>
        </w:rPr>
        <w:t xml:space="preserve"> Indicates how error reduces during training </w:t>
      </w:r>
    </w:p>
    <w:p w14:paraId="32B7A6D9" w14:textId="77777777" w:rsidR="0078505D" w:rsidRPr="0078505D" w:rsidRDefault="0078505D" w:rsidP="0078505D">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8505D">
        <w:rPr>
          <w:rFonts w:ascii="Times New Roman" w:eastAsia="Times New Roman" w:hAnsi="Times New Roman" w:cs="Times New Roman"/>
          <w:b/>
          <w:bCs/>
          <w:kern w:val="0"/>
          <w:sz w:val="24"/>
          <w:szCs w:val="24"/>
          <w:lang w:eastAsia="en-IN"/>
          <w14:ligatures w14:val="none"/>
        </w:rPr>
        <w:lastRenderedPageBreak/>
        <w:t>Confusion Matrix:</w:t>
      </w:r>
      <w:r w:rsidRPr="0078505D">
        <w:rPr>
          <w:rFonts w:ascii="Times New Roman" w:eastAsia="Times New Roman" w:hAnsi="Times New Roman" w:cs="Times New Roman"/>
          <w:kern w:val="0"/>
          <w:sz w:val="24"/>
          <w:szCs w:val="24"/>
          <w:lang w:eastAsia="en-IN"/>
          <w14:ligatures w14:val="none"/>
        </w:rPr>
        <w:t xml:space="preserve"> Displays classification performance </w:t>
      </w:r>
    </w:p>
    <w:p w14:paraId="4A8892D2" w14:textId="77777777" w:rsidR="0078505D" w:rsidRPr="0078505D" w:rsidRDefault="0078505D" w:rsidP="0078505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8505D">
        <w:rPr>
          <w:rFonts w:ascii="Times New Roman" w:eastAsia="Times New Roman" w:hAnsi="Times New Roman" w:cs="Times New Roman"/>
          <w:kern w:val="0"/>
          <w:sz w:val="24"/>
          <w:szCs w:val="24"/>
          <w:lang w:eastAsia="en-IN"/>
          <w14:ligatures w14:val="none"/>
        </w:rPr>
        <w:t xml:space="preserve">These graphs help in </w:t>
      </w:r>
      <w:proofErr w:type="spellStart"/>
      <w:r w:rsidRPr="0078505D">
        <w:rPr>
          <w:rFonts w:ascii="Times New Roman" w:eastAsia="Times New Roman" w:hAnsi="Times New Roman" w:cs="Times New Roman"/>
          <w:kern w:val="0"/>
          <w:sz w:val="24"/>
          <w:szCs w:val="24"/>
          <w:lang w:eastAsia="en-IN"/>
          <w14:ligatures w14:val="none"/>
        </w:rPr>
        <w:t>analyzing</w:t>
      </w:r>
      <w:proofErr w:type="spellEnd"/>
      <w:r w:rsidRPr="0078505D">
        <w:rPr>
          <w:rFonts w:ascii="Times New Roman" w:eastAsia="Times New Roman" w:hAnsi="Times New Roman" w:cs="Times New Roman"/>
          <w:kern w:val="0"/>
          <w:sz w:val="24"/>
          <w:szCs w:val="24"/>
          <w:lang w:eastAsia="en-IN"/>
          <w14:ligatures w14:val="none"/>
        </w:rPr>
        <w:t xml:space="preserve"> model performance visually.</w:t>
      </w:r>
    </w:p>
    <w:p w14:paraId="747560C5" w14:textId="77777777" w:rsidR="0078505D" w:rsidRPr="0078505D" w:rsidRDefault="0078505D" w:rsidP="0078505D">
      <w:pPr>
        <w:spacing w:after="0" w:line="240" w:lineRule="auto"/>
        <w:rPr>
          <w:rFonts w:ascii="Times New Roman" w:eastAsia="Times New Roman" w:hAnsi="Times New Roman" w:cs="Times New Roman"/>
          <w:kern w:val="0"/>
          <w:sz w:val="24"/>
          <w:szCs w:val="24"/>
          <w:lang w:eastAsia="en-IN"/>
          <w14:ligatures w14:val="none"/>
        </w:rPr>
      </w:pPr>
      <w:r w:rsidRPr="0078505D">
        <w:rPr>
          <w:rFonts w:ascii="Times New Roman" w:eastAsia="Times New Roman" w:hAnsi="Times New Roman" w:cs="Times New Roman"/>
          <w:kern w:val="0"/>
          <w:sz w:val="24"/>
          <w:szCs w:val="24"/>
          <w:lang w:eastAsia="en-IN"/>
          <w14:ligatures w14:val="none"/>
        </w:rPr>
        <w:pict w14:anchorId="471169E4">
          <v:rect id="_x0000_i1083" style="width:0;height:1.5pt" o:hralign="center" o:hrstd="t" o:hr="t" fillcolor="#a0a0a0" stroked="f"/>
        </w:pict>
      </w:r>
    </w:p>
    <w:p w14:paraId="560E67A4" w14:textId="77777777" w:rsidR="0078505D" w:rsidRPr="0078505D" w:rsidRDefault="0078505D" w:rsidP="0078505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8505D">
        <w:rPr>
          <w:rFonts w:ascii="Times New Roman" w:eastAsia="Times New Roman" w:hAnsi="Times New Roman" w:cs="Times New Roman"/>
          <w:b/>
          <w:bCs/>
          <w:kern w:val="0"/>
          <w:sz w:val="27"/>
          <w:szCs w:val="27"/>
          <w:lang w:eastAsia="en-IN"/>
          <w14:ligatures w14:val="none"/>
        </w:rPr>
        <w:t>Appendix G: Steps to Reproduce the Project</w:t>
      </w:r>
    </w:p>
    <w:p w14:paraId="01AAE502" w14:textId="77777777" w:rsidR="0078505D" w:rsidRPr="0078505D" w:rsidRDefault="0078505D" w:rsidP="0078505D">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8505D">
        <w:rPr>
          <w:rFonts w:ascii="Times New Roman" w:eastAsia="Times New Roman" w:hAnsi="Times New Roman" w:cs="Times New Roman"/>
          <w:kern w:val="0"/>
          <w:sz w:val="24"/>
          <w:szCs w:val="24"/>
          <w:lang w:eastAsia="en-IN"/>
          <w14:ligatures w14:val="none"/>
        </w:rPr>
        <w:t xml:space="preserve">Download dataset from Kaggle </w:t>
      </w:r>
    </w:p>
    <w:p w14:paraId="14203CD2" w14:textId="77777777" w:rsidR="0078505D" w:rsidRPr="0078505D" w:rsidRDefault="0078505D" w:rsidP="0078505D">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8505D">
        <w:rPr>
          <w:rFonts w:ascii="Times New Roman" w:eastAsia="Times New Roman" w:hAnsi="Times New Roman" w:cs="Times New Roman"/>
          <w:kern w:val="0"/>
          <w:sz w:val="24"/>
          <w:szCs w:val="24"/>
          <w:lang w:eastAsia="en-IN"/>
          <w14:ligatures w14:val="none"/>
        </w:rPr>
        <w:t xml:space="preserve">Organize dataset into training and testing folders </w:t>
      </w:r>
    </w:p>
    <w:p w14:paraId="33C9F585" w14:textId="77777777" w:rsidR="0078505D" w:rsidRPr="0078505D" w:rsidRDefault="0078505D" w:rsidP="0078505D">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8505D">
        <w:rPr>
          <w:rFonts w:ascii="Times New Roman" w:eastAsia="Times New Roman" w:hAnsi="Times New Roman" w:cs="Times New Roman"/>
          <w:kern w:val="0"/>
          <w:sz w:val="24"/>
          <w:szCs w:val="24"/>
          <w:lang w:eastAsia="en-IN"/>
          <w14:ligatures w14:val="none"/>
        </w:rPr>
        <w:t xml:space="preserve">Apply preprocessing and augmentation </w:t>
      </w:r>
    </w:p>
    <w:p w14:paraId="65DCC6C1" w14:textId="77777777" w:rsidR="0078505D" w:rsidRPr="0078505D" w:rsidRDefault="0078505D" w:rsidP="0078505D">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8505D">
        <w:rPr>
          <w:rFonts w:ascii="Times New Roman" w:eastAsia="Times New Roman" w:hAnsi="Times New Roman" w:cs="Times New Roman"/>
          <w:kern w:val="0"/>
          <w:sz w:val="24"/>
          <w:szCs w:val="24"/>
          <w:lang w:eastAsia="en-IN"/>
          <w14:ligatures w14:val="none"/>
        </w:rPr>
        <w:t xml:space="preserve">Build CNN model </w:t>
      </w:r>
    </w:p>
    <w:p w14:paraId="61C1D957" w14:textId="77777777" w:rsidR="0078505D" w:rsidRPr="0078505D" w:rsidRDefault="0078505D" w:rsidP="0078505D">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8505D">
        <w:rPr>
          <w:rFonts w:ascii="Times New Roman" w:eastAsia="Times New Roman" w:hAnsi="Times New Roman" w:cs="Times New Roman"/>
          <w:kern w:val="0"/>
          <w:sz w:val="24"/>
          <w:szCs w:val="24"/>
          <w:lang w:eastAsia="en-IN"/>
          <w14:ligatures w14:val="none"/>
        </w:rPr>
        <w:t xml:space="preserve">Train model for 15 epochs </w:t>
      </w:r>
    </w:p>
    <w:p w14:paraId="64BBC8C7" w14:textId="77777777" w:rsidR="0078505D" w:rsidRPr="0078505D" w:rsidRDefault="0078505D" w:rsidP="0078505D">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8505D">
        <w:rPr>
          <w:rFonts w:ascii="Times New Roman" w:eastAsia="Times New Roman" w:hAnsi="Times New Roman" w:cs="Times New Roman"/>
          <w:kern w:val="0"/>
          <w:sz w:val="24"/>
          <w:szCs w:val="24"/>
          <w:lang w:eastAsia="en-IN"/>
          <w14:ligatures w14:val="none"/>
        </w:rPr>
        <w:t xml:space="preserve">Evaluate performance </w:t>
      </w:r>
    </w:p>
    <w:p w14:paraId="131262E5" w14:textId="77777777" w:rsidR="0078505D" w:rsidRPr="0078505D" w:rsidRDefault="0078505D" w:rsidP="0078505D">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8505D">
        <w:rPr>
          <w:rFonts w:ascii="Times New Roman" w:eastAsia="Times New Roman" w:hAnsi="Times New Roman" w:cs="Times New Roman"/>
          <w:kern w:val="0"/>
          <w:sz w:val="24"/>
          <w:szCs w:val="24"/>
          <w:lang w:eastAsia="en-IN"/>
          <w14:ligatures w14:val="none"/>
        </w:rPr>
        <w:t xml:space="preserve">Generate graphs </w:t>
      </w:r>
    </w:p>
    <w:p w14:paraId="4368B48C" w14:textId="77777777" w:rsidR="0078505D" w:rsidRPr="0078505D" w:rsidRDefault="0078505D" w:rsidP="0078505D">
      <w:pPr>
        <w:spacing w:after="0" w:line="240" w:lineRule="auto"/>
        <w:rPr>
          <w:rFonts w:ascii="Times New Roman" w:eastAsia="Times New Roman" w:hAnsi="Times New Roman" w:cs="Times New Roman"/>
          <w:kern w:val="0"/>
          <w:sz w:val="24"/>
          <w:szCs w:val="24"/>
          <w:lang w:eastAsia="en-IN"/>
          <w14:ligatures w14:val="none"/>
        </w:rPr>
      </w:pPr>
      <w:r w:rsidRPr="0078505D">
        <w:rPr>
          <w:rFonts w:ascii="Times New Roman" w:eastAsia="Times New Roman" w:hAnsi="Times New Roman" w:cs="Times New Roman"/>
          <w:kern w:val="0"/>
          <w:sz w:val="24"/>
          <w:szCs w:val="24"/>
          <w:lang w:eastAsia="en-IN"/>
          <w14:ligatures w14:val="none"/>
        </w:rPr>
        <w:pict w14:anchorId="02182B05">
          <v:rect id="_x0000_i1084" style="width:0;height:1.5pt" o:hralign="center" o:hrstd="t" o:hr="t" fillcolor="#a0a0a0" stroked="f"/>
        </w:pict>
      </w:r>
    </w:p>
    <w:p w14:paraId="22E33208" w14:textId="77777777" w:rsidR="0078505D" w:rsidRPr="0078505D" w:rsidRDefault="0078505D" w:rsidP="0078505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8505D">
        <w:rPr>
          <w:rFonts w:ascii="Times New Roman" w:eastAsia="Times New Roman" w:hAnsi="Times New Roman" w:cs="Times New Roman"/>
          <w:b/>
          <w:bCs/>
          <w:kern w:val="0"/>
          <w:sz w:val="27"/>
          <w:szCs w:val="27"/>
          <w:lang w:eastAsia="en-IN"/>
          <w14:ligatures w14:val="none"/>
        </w:rPr>
        <w:t>Appendix H: Limitations and Assumptions</w:t>
      </w:r>
    </w:p>
    <w:p w14:paraId="01032837" w14:textId="77777777" w:rsidR="0078505D" w:rsidRPr="0078505D" w:rsidRDefault="0078505D" w:rsidP="0078505D">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8505D">
        <w:rPr>
          <w:rFonts w:ascii="Times New Roman" w:eastAsia="Times New Roman" w:hAnsi="Times New Roman" w:cs="Times New Roman"/>
          <w:kern w:val="0"/>
          <w:sz w:val="24"/>
          <w:szCs w:val="24"/>
          <w:lang w:eastAsia="en-IN"/>
          <w14:ligatures w14:val="none"/>
        </w:rPr>
        <w:t xml:space="preserve">Assumes dataset is correctly </w:t>
      </w:r>
      <w:proofErr w:type="spellStart"/>
      <w:r w:rsidRPr="0078505D">
        <w:rPr>
          <w:rFonts w:ascii="Times New Roman" w:eastAsia="Times New Roman" w:hAnsi="Times New Roman" w:cs="Times New Roman"/>
          <w:kern w:val="0"/>
          <w:sz w:val="24"/>
          <w:szCs w:val="24"/>
          <w:lang w:eastAsia="en-IN"/>
          <w14:ligatures w14:val="none"/>
        </w:rPr>
        <w:t>labeled</w:t>
      </w:r>
      <w:proofErr w:type="spellEnd"/>
      <w:r w:rsidRPr="0078505D">
        <w:rPr>
          <w:rFonts w:ascii="Times New Roman" w:eastAsia="Times New Roman" w:hAnsi="Times New Roman" w:cs="Times New Roman"/>
          <w:kern w:val="0"/>
          <w:sz w:val="24"/>
          <w:szCs w:val="24"/>
          <w:lang w:eastAsia="en-IN"/>
          <w14:ligatures w14:val="none"/>
        </w:rPr>
        <w:t xml:space="preserve"> </w:t>
      </w:r>
    </w:p>
    <w:p w14:paraId="712A6825" w14:textId="77777777" w:rsidR="0078505D" w:rsidRPr="0078505D" w:rsidRDefault="0078505D" w:rsidP="0078505D">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8505D">
        <w:rPr>
          <w:rFonts w:ascii="Times New Roman" w:eastAsia="Times New Roman" w:hAnsi="Times New Roman" w:cs="Times New Roman"/>
          <w:kern w:val="0"/>
          <w:sz w:val="24"/>
          <w:szCs w:val="24"/>
          <w:lang w:eastAsia="en-IN"/>
          <w14:ligatures w14:val="none"/>
        </w:rPr>
        <w:t xml:space="preserve">Limited features (only image-based) </w:t>
      </w:r>
    </w:p>
    <w:p w14:paraId="02EA4D0E" w14:textId="77777777" w:rsidR="0078505D" w:rsidRPr="0078505D" w:rsidRDefault="0078505D" w:rsidP="0078505D">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8505D">
        <w:rPr>
          <w:rFonts w:ascii="Times New Roman" w:eastAsia="Times New Roman" w:hAnsi="Times New Roman" w:cs="Times New Roman"/>
          <w:kern w:val="0"/>
          <w:sz w:val="24"/>
          <w:szCs w:val="24"/>
          <w:lang w:eastAsia="en-IN"/>
          <w14:ligatures w14:val="none"/>
        </w:rPr>
        <w:t xml:space="preserve">Model performance depends on dataset quality </w:t>
      </w:r>
    </w:p>
    <w:p w14:paraId="719AC99B" w14:textId="77777777" w:rsidR="0078505D" w:rsidRPr="0078505D" w:rsidRDefault="0078505D" w:rsidP="0078505D">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8505D">
        <w:rPr>
          <w:rFonts w:ascii="Times New Roman" w:eastAsia="Times New Roman" w:hAnsi="Times New Roman" w:cs="Times New Roman"/>
          <w:kern w:val="0"/>
          <w:sz w:val="24"/>
          <w:szCs w:val="24"/>
          <w:lang w:eastAsia="en-IN"/>
          <w14:ligatures w14:val="none"/>
        </w:rPr>
        <w:t xml:space="preserve">Training assumes sufficient computational resources </w:t>
      </w:r>
    </w:p>
    <w:p w14:paraId="5A353000" w14:textId="77777777" w:rsidR="0078505D" w:rsidRPr="0078505D" w:rsidRDefault="0078505D" w:rsidP="0078505D">
      <w:pPr>
        <w:spacing w:after="0" w:line="240" w:lineRule="auto"/>
        <w:rPr>
          <w:rFonts w:ascii="Times New Roman" w:eastAsia="Times New Roman" w:hAnsi="Times New Roman" w:cs="Times New Roman"/>
          <w:kern w:val="0"/>
          <w:sz w:val="24"/>
          <w:szCs w:val="24"/>
          <w:lang w:eastAsia="en-IN"/>
          <w14:ligatures w14:val="none"/>
        </w:rPr>
      </w:pPr>
      <w:r w:rsidRPr="0078505D">
        <w:rPr>
          <w:rFonts w:ascii="Times New Roman" w:eastAsia="Times New Roman" w:hAnsi="Times New Roman" w:cs="Times New Roman"/>
          <w:kern w:val="0"/>
          <w:sz w:val="24"/>
          <w:szCs w:val="24"/>
          <w:lang w:eastAsia="en-IN"/>
          <w14:ligatures w14:val="none"/>
        </w:rPr>
        <w:pict w14:anchorId="74371476">
          <v:rect id="_x0000_i1085" style="width:0;height:1.5pt" o:hralign="center" o:hrstd="t" o:hr="t" fillcolor="#a0a0a0" stroked="f"/>
        </w:pict>
      </w:r>
    </w:p>
    <w:p w14:paraId="457F681C" w14:textId="77777777" w:rsidR="0078505D" w:rsidRPr="0078505D" w:rsidRDefault="0078505D" w:rsidP="0078505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8505D">
        <w:rPr>
          <w:rFonts w:ascii="Times New Roman" w:eastAsia="Times New Roman" w:hAnsi="Times New Roman" w:cs="Times New Roman"/>
          <w:b/>
          <w:bCs/>
          <w:kern w:val="0"/>
          <w:sz w:val="27"/>
          <w:szCs w:val="27"/>
          <w:lang w:eastAsia="en-IN"/>
          <w14:ligatures w14:val="none"/>
        </w:rPr>
        <w:t>Appendix I: Abbreviations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9"/>
        <w:gridCol w:w="3062"/>
      </w:tblGrid>
      <w:tr w:rsidR="0078505D" w:rsidRPr="0078505D" w14:paraId="47FD36B8" w14:textId="77777777">
        <w:trPr>
          <w:tblHeader/>
          <w:tblCellSpacing w:w="15" w:type="dxa"/>
        </w:trPr>
        <w:tc>
          <w:tcPr>
            <w:tcW w:w="0" w:type="auto"/>
            <w:vAlign w:val="center"/>
            <w:hideMark/>
          </w:tcPr>
          <w:p w14:paraId="43C9DA88" w14:textId="77777777" w:rsidR="0078505D" w:rsidRPr="0078505D" w:rsidRDefault="0078505D" w:rsidP="0078505D">
            <w:pPr>
              <w:spacing w:after="0" w:line="240" w:lineRule="auto"/>
              <w:jc w:val="center"/>
              <w:rPr>
                <w:rFonts w:ascii="Times New Roman" w:eastAsia="Times New Roman" w:hAnsi="Times New Roman" w:cs="Times New Roman"/>
                <w:b/>
                <w:bCs/>
                <w:kern w:val="0"/>
                <w:sz w:val="24"/>
                <w:szCs w:val="24"/>
                <w:lang w:eastAsia="en-IN"/>
                <w14:ligatures w14:val="none"/>
              </w:rPr>
            </w:pPr>
            <w:r w:rsidRPr="0078505D">
              <w:rPr>
                <w:rFonts w:ascii="Times New Roman" w:eastAsia="Times New Roman" w:hAnsi="Times New Roman" w:cs="Times New Roman"/>
                <w:b/>
                <w:bCs/>
                <w:kern w:val="0"/>
                <w:sz w:val="24"/>
                <w:szCs w:val="24"/>
                <w:lang w:eastAsia="en-IN"/>
                <w14:ligatures w14:val="none"/>
              </w:rPr>
              <w:t>Term</w:t>
            </w:r>
          </w:p>
        </w:tc>
        <w:tc>
          <w:tcPr>
            <w:tcW w:w="0" w:type="auto"/>
            <w:vAlign w:val="center"/>
            <w:hideMark/>
          </w:tcPr>
          <w:p w14:paraId="31D15D83" w14:textId="77777777" w:rsidR="0078505D" w:rsidRPr="0078505D" w:rsidRDefault="0078505D" w:rsidP="0078505D">
            <w:pPr>
              <w:spacing w:after="0" w:line="240" w:lineRule="auto"/>
              <w:jc w:val="center"/>
              <w:rPr>
                <w:rFonts w:ascii="Times New Roman" w:eastAsia="Times New Roman" w:hAnsi="Times New Roman" w:cs="Times New Roman"/>
                <w:b/>
                <w:bCs/>
                <w:kern w:val="0"/>
                <w:sz w:val="24"/>
                <w:szCs w:val="24"/>
                <w:lang w:eastAsia="en-IN"/>
                <w14:ligatures w14:val="none"/>
              </w:rPr>
            </w:pPr>
            <w:r w:rsidRPr="0078505D">
              <w:rPr>
                <w:rFonts w:ascii="Times New Roman" w:eastAsia="Times New Roman" w:hAnsi="Times New Roman" w:cs="Times New Roman"/>
                <w:b/>
                <w:bCs/>
                <w:kern w:val="0"/>
                <w:sz w:val="24"/>
                <w:szCs w:val="24"/>
                <w:lang w:eastAsia="en-IN"/>
                <w14:ligatures w14:val="none"/>
              </w:rPr>
              <w:t>Meaning</w:t>
            </w:r>
          </w:p>
        </w:tc>
      </w:tr>
      <w:tr w:rsidR="0078505D" w:rsidRPr="0078505D" w14:paraId="4EB22CA4" w14:textId="77777777">
        <w:trPr>
          <w:tblCellSpacing w:w="15" w:type="dxa"/>
        </w:trPr>
        <w:tc>
          <w:tcPr>
            <w:tcW w:w="0" w:type="auto"/>
            <w:vAlign w:val="center"/>
            <w:hideMark/>
          </w:tcPr>
          <w:p w14:paraId="5828F94C" w14:textId="77777777" w:rsidR="0078505D" w:rsidRPr="0078505D" w:rsidRDefault="0078505D" w:rsidP="0078505D">
            <w:pPr>
              <w:spacing w:after="0" w:line="240" w:lineRule="auto"/>
              <w:rPr>
                <w:rFonts w:ascii="Times New Roman" w:eastAsia="Times New Roman" w:hAnsi="Times New Roman" w:cs="Times New Roman"/>
                <w:kern w:val="0"/>
                <w:sz w:val="24"/>
                <w:szCs w:val="24"/>
                <w:lang w:eastAsia="en-IN"/>
                <w14:ligatures w14:val="none"/>
              </w:rPr>
            </w:pPr>
            <w:r w:rsidRPr="0078505D">
              <w:rPr>
                <w:rFonts w:ascii="Times New Roman" w:eastAsia="Times New Roman" w:hAnsi="Times New Roman" w:cs="Times New Roman"/>
                <w:kern w:val="0"/>
                <w:sz w:val="24"/>
                <w:szCs w:val="24"/>
                <w:lang w:eastAsia="en-IN"/>
                <w14:ligatures w14:val="none"/>
              </w:rPr>
              <w:t>CNN</w:t>
            </w:r>
          </w:p>
        </w:tc>
        <w:tc>
          <w:tcPr>
            <w:tcW w:w="0" w:type="auto"/>
            <w:vAlign w:val="center"/>
            <w:hideMark/>
          </w:tcPr>
          <w:p w14:paraId="36F0CB40" w14:textId="77777777" w:rsidR="0078505D" w:rsidRPr="0078505D" w:rsidRDefault="0078505D" w:rsidP="0078505D">
            <w:pPr>
              <w:spacing w:after="0" w:line="240" w:lineRule="auto"/>
              <w:rPr>
                <w:rFonts w:ascii="Times New Roman" w:eastAsia="Times New Roman" w:hAnsi="Times New Roman" w:cs="Times New Roman"/>
                <w:kern w:val="0"/>
                <w:sz w:val="24"/>
                <w:szCs w:val="24"/>
                <w:lang w:eastAsia="en-IN"/>
                <w14:ligatures w14:val="none"/>
              </w:rPr>
            </w:pPr>
            <w:r w:rsidRPr="0078505D">
              <w:rPr>
                <w:rFonts w:ascii="Times New Roman" w:eastAsia="Times New Roman" w:hAnsi="Times New Roman" w:cs="Times New Roman"/>
                <w:kern w:val="0"/>
                <w:sz w:val="24"/>
                <w:szCs w:val="24"/>
                <w:lang w:eastAsia="en-IN"/>
                <w14:ligatures w14:val="none"/>
              </w:rPr>
              <w:t>Convolutional Neural Network</w:t>
            </w:r>
          </w:p>
        </w:tc>
      </w:tr>
      <w:tr w:rsidR="0078505D" w:rsidRPr="0078505D" w14:paraId="3478BAB9" w14:textId="77777777">
        <w:trPr>
          <w:tblCellSpacing w:w="15" w:type="dxa"/>
        </w:trPr>
        <w:tc>
          <w:tcPr>
            <w:tcW w:w="0" w:type="auto"/>
            <w:vAlign w:val="center"/>
            <w:hideMark/>
          </w:tcPr>
          <w:p w14:paraId="246779FA" w14:textId="77777777" w:rsidR="0078505D" w:rsidRPr="0078505D" w:rsidRDefault="0078505D" w:rsidP="0078505D">
            <w:pPr>
              <w:spacing w:after="0" w:line="240" w:lineRule="auto"/>
              <w:rPr>
                <w:rFonts w:ascii="Times New Roman" w:eastAsia="Times New Roman" w:hAnsi="Times New Roman" w:cs="Times New Roman"/>
                <w:kern w:val="0"/>
                <w:sz w:val="24"/>
                <w:szCs w:val="24"/>
                <w:lang w:eastAsia="en-IN"/>
                <w14:ligatures w14:val="none"/>
              </w:rPr>
            </w:pPr>
            <w:r w:rsidRPr="0078505D">
              <w:rPr>
                <w:rFonts w:ascii="Times New Roman" w:eastAsia="Times New Roman" w:hAnsi="Times New Roman" w:cs="Times New Roman"/>
                <w:kern w:val="0"/>
                <w:sz w:val="24"/>
                <w:szCs w:val="24"/>
                <w:lang w:eastAsia="en-IN"/>
                <w14:ligatures w14:val="none"/>
              </w:rPr>
              <w:t>IDC</w:t>
            </w:r>
          </w:p>
        </w:tc>
        <w:tc>
          <w:tcPr>
            <w:tcW w:w="0" w:type="auto"/>
            <w:vAlign w:val="center"/>
            <w:hideMark/>
          </w:tcPr>
          <w:p w14:paraId="30BF42F7" w14:textId="77777777" w:rsidR="0078505D" w:rsidRPr="0078505D" w:rsidRDefault="0078505D" w:rsidP="0078505D">
            <w:pPr>
              <w:spacing w:after="0" w:line="240" w:lineRule="auto"/>
              <w:rPr>
                <w:rFonts w:ascii="Times New Roman" w:eastAsia="Times New Roman" w:hAnsi="Times New Roman" w:cs="Times New Roman"/>
                <w:kern w:val="0"/>
                <w:sz w:val="24"/>
                <w:szCs w:val="24"/>
                <w:lang w:eastAsia="en-IN"/>
                <w14:ligatures w14:val="none"/>
              </w:rPr>
            </w:pPr>
            <w:r w:rsidRPr="0078505D">
              <w:rPr>
                <w:rFonts w:ascii="Times New Roman" w:eastAsia="Times New Roman" w:hAnsi="Times New Roman" w:cs="Times New Roman"/>
                <w:kern w:val="0"/>
                <w:sz w:val="24"/>
                <w:szCs w:val="24"/>
                <w:lang w:eastAsia="en-IN"/>
                <w14:ligatures w14:val="none"/>
              </w:rPr>
              <w:t>Invasive Ductal Carcinoma</w:t>
            </w:r>
          </w:p>
        </w:tc>
      </w:tr>
      <w:tr w:rsidR="0078505D" w:rsidRPr="0078505D" w14:paraId="5484E363" w14:textId="77777777">
        <w:trPr>
          <w:tblCellSpacing w:w="15" w:type="dxa"/>
        </w:trPr>
        <w:tc>
          <w:tcPr>
            <w:tcW w:w="0" w:type="auto"/>
            <w:vAlign w:val="center"/>
            <w:hideMark/>
          </w:tcPr>
          <w:p w14:paraId="16A01F81" w14:textId="77777777" w:rsidR="0078505D" w:rsidRPr="0078505D" w:rsidRDefault="0078505D" w:rsidP="0078505D">
            <w:pPr>
              <w:spacing w:after="0" w:line="240" w:lineRule="auto"/>
              <w:rPr>
                <w:rFonts w:ascii="Times New Roman" w:eastAsia="Times New Roman" w:hAnsi="Times New Roman" w:cs="Times New Roman"/>
                <w:kern w:val="0"/>
                <w:sz w:val="24"/>
                <w:szCs w:val="24"/>
                <w:lang w:eastAsia="en-IN"/>
                <w14:ligatures w14:val="none"/>
              </w:rPr>
            </w:pPr>
            <w:r w:rsidRPr="0078505D">
              <w:rPr>
                <w:rFonts w:ascii="Times New Roman" w:eastAsia="Times New Roman" w:hAnsi="Times New Roman" w:cs="Times New Roman"/>
                <w:kern w:val="0"/>
                <w:sz w:val="24"/>
                <w:szCs w:val="24"/>
                <w:lang w:eastAsia="en-IN"/>
                <w14:ligatures w14:val="none"/>
              </w:rPr>
              <w:t>AI</w:t>
            </w:r>
          </w:p>
        </w:tc>
        <w:tc>
          <w:tcPr>
            <w:tcW w:w="0" w:type="auto"/>
            <w:vAlign w:val="center"/>
            <w:hideMark/>
          </w:tcPr>
          <w:p w14:paraId="17E5589B" w14:textId="77777777" w:rsidR="0078505D" w:rsidRPr="0078505D" w:rsidRDefault="0078505D" w:rsidP="0078505D">
            <w:pPr>
              <w:spacing w:after="0" w:line="240" w:lineRule="auto"/>
              <w:rPr>
                <w:rFonts w:ascii="Times New Roman" w:eastAsia="Times New Roman" w:hAnsi="Times New Roman" w:cs="Times New Roman"/>
                <w:kern w:val="0"/>
                <w:sz w:val="24"/>
                <w:szCs w:val="24"/>
                <w:lang w:eastAsia="en-IN"/>
                <w14:ligatures w14:val="none"/>
              </w:rPr>
            </w:pPr>
            <w:r w:rsidRPr="0078505D">
              <w:rPr>
                <w:rFonts w:ascii="Times New Roman" w:eastAsia="Times New Roman" w:hAnsi="Times New Roman" w:cs="Times New Roman"/>
                <w:kern w:val="0"/>
                <w:sz w:val="24"/>
                <w:szCs w:val="24"/>
                <w:lang w:eastAsia="en-IN"/>
                <w14:ligatures w14:val="none"/>
              </w:rPr>
              <w:t>Artificial Intelligence</w:t>
            </w:r>
          </w:p>
        </w:tc>
      </w:tr>
      <w:tr w:rsidR="0078505D" w:rsidRPr="0078505D" w14:paraId="376BBA0A" w14:textId="77777777">
        <w:trPr>
          <w:tblCellSpacing w:w="15" w:type="dxa"/>
        </w:trPr>
        <w:tc>
          <w:tcPr>
            <w:tcW w:w="0" w:type="auto"/>
            <w:vAlign w:val="center"/>
            <w:hideMark/>
          </w:tcPr>
          <w:p w14:paraId="091425D5" w14:textId="77777777" w:rsidR="0078505D" w:rsidRPr="0078505D" w:rsidRDefault="0078505D" w:rsidP="0078505D">
            <w:pPr>
              <w:spacing w:after="0" w:line="240" w:lineRule="auto"/>
              <w:rPr>
                <w:rFonts w:ascii="Times New Roman" w:eastAsia="Times New Roman" w:hAnsi="Times New Roman" w:cs="Times New Roman"/>
                <w:kern w:val="0"/>
                <w:sz w:val="24"/>
                <w:szCs w:val="24"/>
                <w:lang w:eastAsia="en-IN"/>
                <w14:ligatures w14:val="none"/>
              </w:rPr>
            </w:pPr>
            <w:r w:rsidRPr="0078505D">
              <w:rPr>
                <w:rFonts w:ascii="Times New Roman" w:eastAsia="Times New Roman" w:hAnsi="Times New Roman" w:cs="Times New Roman"/>
                <w:kern w:val="0"/>
                <w:sz w:val="24"/>
                <w:szCs w:val="24"/>
                <w:lang w:eastAsia="en-IN"/>
                <w14:ligatures w14:val="none"/>
              </w:rPr>
              <w:t>ML</w:t>
            </w:r>
          </w:p>
        </w:tc>
        <w:tc>
          <w:tcPr>
            <w:tcW w:w="0" w:type="auto"/>
            <w:vAlign w:val="center"/>
            <w:hideMark/>
          </w:tcPr>
          <w:p w14:paraId="64FC2030" w14:textId="77777777" w:rsidR="0078505D" w:rsidRPr="0078505D" w:rsidRDefault="0078505D" w:rsidP="0078505D">
            <w:pPr>
              <w:spacing w:after="0" w:line="240" w:lineRule="auto"/>
              <w:rPr>
                <w:rFonts w:ascii="Times New Roman" w:eastAsia="Times New Roman" w:hAnsi="Times New Roman" w:cs="Times New Roman"/>
                <w:kern w:val="0"/>
                <w:sz w:val="24"/>
                <w:szCs w:val="24"/>
                <w:lang w:eastAsia="en-IN"/>
                <w14:ligatures w14:val="none"/>
              </w:rPr>
            </w:pPr>
            <w:r w:rsidRPr="0078505D">
              <w:rPr>
                <w:rFonts w:ascii="Times New Roman" w:eastAsia="Times New Roman" w:hAnsi="Times New Roman" w:cs="Times New Roman"/>
                <w:kern w:val="0"/>
                <w:sz w:val="24"/>
                <w:szCs w:val="24"/>
                <w:lang w:eastAsia="en-IN"/>
                <w14:ligatures w14:val="none"/>
              </w:rPr>
              <w:t>Machine Learning</w:t>
            </w:r>
          </w:p>
        </w:tc>
      </w:tr>
    </w:tbl>
    <w:p w14:paraId="03644529" w14:textId="77777777" w:rsidR="00140212" w:rsidRPr="00140212" w:rsidRDefault="00140212" w:rsidP="00140212">
      <w:pPr>
        <w:rPr>
          <w:rFonts w:cstheme="minorHAnsi"/>
          <w:sz w:val="32"/>
          <w:szCs w:val="32"/>
          <w:lang w:val="en-US"/>
        </w:rPr>
      </w:pPr>
    </w:p>
    <w:sectPr w:rsidR="00140212" w:rsidRPr="001402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C160A"/>
    <w:multiLevelType w:val="multilevel"/>
    <w:tmpl w:val="6A6AE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C3886"/>
    <w:multiLevelType w:val="multilevel"/>
    <w:tmpl w:val="7102E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B829A8"/>
    <w:multiLevelType w:val="multilevel"/>
    <w:tmpl w:val="97868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604456"/>
    <w:multiLevelType w:val="multilevel"/>
    <w:tmpl w:val="BD423F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FF4E2C"/>
    <w:multiLevelType w:val="multilevel"/>
    <w:tmpl w:val="48E86F4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4611C0"/>
    <w:multiLevelType w:val="multilevel"/>
    <w:tmpl w:val="6B529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055029"/>
    <w:multiLevelType w:val="multilevel"/>
    <w:tmpl w:val="0142B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43086A"/>
    <w:multiLevelType w:val="multilevel"/>
    <w:tmpl w:val="EDC42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C24E11"/>
    <w:multiLevelType w:val="multilevel"/>
    <w:tmpl w:val="36D60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E77B72"/>
    <w:multiLevelType w:val="multilevel"/>
    <w:tmpl w:val="52AAD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A94A8E"/>
    <w:multiLevelType w:val="multilevel"/>
    <w:tmpl w:val="D2767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233724"/>
    <w:multiLevelType w:val="multilevel"/>
    <w:tmpl w:val="407C6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CE6009"/>
    <w:multiLevelType w:val="multilevel"/>
    <w:tmpl w:val="07FE1D4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AE6749B"/>
    <w:multiLevelType w:val="multilevel"/>
    <w:tmpl w:val="6A3E4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B80C89"/>
    <w:multiLevelType w:val="multilevel"/>
    <w:tmpl w:val="50900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C62F16"/>
    <w:multiLevelType w:val="multilevel"/>
    <w:tmpl w:val="50CE631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EE657DE"/>
    <w:multiLevelType w:val="multilevel"/>
    <w:tmpl w:val="362A3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551546"/>
    <w:multiLevelType w:val="multilevel"/>
    <w:tmpl w:val="8352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3E722B"/>
    <w:multiLevelType w:val="multilevel"/>
    <w:tmpl w:val="6B2AB6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0A68B9"/>
    <w:multiLevelType w:val="multilevel"/>
    <w:tmpl w:val="90EA0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26209FC"/>
    <w:multiLevelType w:val="multilevel"/>
    <w:tmpl w:val="54D87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9B7247"/>
    <w:multiLevelType w:val="multilevel"/>
    <w:tmpl w:val="CCFEBAE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3BD0DAD"/>
    <w:multiLevelType w:val="multilevel"/>
    <w:tmpl w:val="D5B40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C07173"/>
    <w:multiLevelType w:val="multilevel"/>
    <w:tmpl w:val="44BAF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93068C"/>
    <w:multiLevelType w:val="multilevel"/>
    <w:tmpl w:val="C33086A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12B2CDA"/>
    <w:multiLevelType w:val="multilevel"/>
    <w:tmpl w:val="A7E69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A208DE"/>
    <w:multiLevelType w:val="multilevel"/>
    <w:tmpl w:val="DBB2F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0115BC"/>
    <w:multiLevelType w:val="multilevel"/>
    <w:tmpl w:val="0FAE0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3C4F85"/>
    <w:multiLevelType w:val="hybridMultilevel"/>
    <w:tmpl w:val="DF50A6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F64441B"/>
    <w:multiLevelType w:val="multilevel"/>
    <w:tmpl w:val="11788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404DFA"/>
    <w:multiLevelType w:val="multilevel"/>
    <w:tmpl w:val="558EC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7C0B5D"/>
    <w:multiLevelType w:val="multilevel"/>
    <w:tmpl w:val="52527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AA623C"/>
    <w:multiLevelType w:val="multilevel"/>
    <w:tmpl w:val="C7C0B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6F20FAA"/>
    <w:multiLevelType w:val="multilevel"/>
    <w:tmpl w:val="1E006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F84929"/>
    <w:multiLevelType w:val="multilevel"/>
    <w:tmpl w:val="D9C63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2B26A8"/>
    <w:multiLevelType w:val="multilevel"/>
    <w:tmpl w:val="8CF4E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217296E"/>
    <w:multiLevelType w:val="multilevel"/>
    <w:tmpl w:val="24CAC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0275FF"/>
    <w:multiLevelType w:val="multilevel"/>
    <w:tmpl w:val="EE721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B44C1A"/>
    <w:multiLevelType w:val="multilevel"/>
    <w:tmpl w:val="8F5A0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7607D4B"/>
    <w:multiLevelType w:val="multilevel"/>
    <w:tmpl w:val="039E017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89C4A0D"/>
    <w:multiLevelType w:val="multilevel"/>
    <w:tmpl w:val="241A7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A2F2EE8"/>
    <w:multiLevelType w:val="multilevel"/>
    <w:tmpl w:val="55061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B4A1576"/>
    <w:multiLevelType w:val="multilevel"/>
    <w:tmpl w:val="F0020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D365579"/>
    <w:multiLevelType w:val="hybridMultilevel"/>
    <w:tmpl w:val="7A58F5F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7F9959FE"/>
    <w:multiLevelType w:val="multilevel"/>
    <w:tmpl w:val="69D81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3247939">
    <w:abstractNumId w:val="43"/>
  </w:num>
  <w:num w:numId="2" w16cid:durableId="2080714713">
    <w:abstractNumId w:val="28"/>
  </w:num>
  <w:num w:numId="3" w16cid:durableId="1750541292">
    <w:abstractNumId w:val="31"/>
  </w:num>
  <w:num w:numId="4" w16cid:durableId="1431583794">
    <w:abstractNumId w:val="38"/>
  </w:num>
  <w:num w:numId="5" w16cid:durableId="1419865623">
    <w:abstractNumId w:val="5"/>
  </w:num>
  <w:num w:numId="6" w16cid:durableId="1914509694">
    <w:abstractNumId w:val="2"/>
  </w:num>
  <w:num w:numId="7" w16cid:durableId="690959524">
    <w:abstractNumId w:val="29"/>
  </w:num>
  <w:num w:numId="8" w16cid:durableId="1652827694">
    <w:abstractNumId w:val="23"/>
  </w:num>
  <w:num w:numId="9" w16cid:durableId="28645552">
    <w:abstractNumId w:val="35"/>
  </w:num>
  <w:num w:numId="10" w16cid:durableId="346447101">
    <w:abstractNumId w:val="24"/>
  </w:num>
  <w:num w:numId="11" w16cid:durableId="1564292907">
    <w:abstractNumId w:val="15"/>
  </w:num>
  <w:num w:numId="12" w16cid:durableId="1113548426">
    <w:abstractNumId w:val="21"/>
  </w:num>
  <w:num w:numId="13" w16cid:durableId="2039429527">
    <w:abstractNumId w:val="4"/>
  </w:num>
  <w:num w:numId="14" w16cid:durableId="1502314177">
    <w:abstractNumId w:val="12"/>
  </w:num>
  <w:num w:numId="15" w16cid:durableId="485126732">
    <w:abstractNumId w:val="39"/>
  </w:num>
  <w:num w:numId="16" w16cid:durableId="1978561562">
    <w:abstractNumId w:val="8"/>
  </w:num>
  <w:num w:numId="17" w16cid:durableId="681712663">
    <w:abstractNumId w:val="30"/>
  </w:num>
  <w:num w:numId="18" w16cid:durableId="965503093">
    <w:abstractNumId w:val="10"/>
  </w:num>
  <w:num w:numId="19" w16cid:durableId="1555849064">
    <w:abstractNumId w:val="13"/>
  </w:num>
  <w:num w:numId="20" w16cid:durableId="1990401463">
    <w:abstractNumId w:val="33"/>
  </w:num>
  <w:num w:numId="21" w16cid:durableId="17583095">
    <w:abstractNumId w:val="22"/>
  </w:num>
  <w:num w:numId="22" w16cid:durableId="507058185">
    <w:abstractNumId w:val="7"/>
  </w:num>
  <w:num w:numId="23" w16cid:durableId="908073447">
    <w:abstractNumId w:val="44"/>
  </w:num>
  <w:num w:numId="24" w16cid:durableId="1764691828">
    <w:abstractNumId w:val="36"/>
  </w:num>
  <w:num w:numId="25" w16cid:durableId="786582749">
    <w:abstractNumId w:val="41"/>
  </w:num>
  <w:num w:numId="26" w16cid:durableId="1141506227">
    <w:abstractNumId w:val="1"/>
  </w:num>
  <w:num w:numId="27" w16cid:durableId="2053771395">
    <w:abstractNumId w:val="0"/>
  </w:num>
  <w:num w:numId="28" w16cid:durableId="324013788">
    <w:abstractNumId w:val="42"/>
  </w:num>
  <w:num w:numId="29" w16cid:durableId="447816974">
    <w:abstractNumId w:val="26"/>
  </w:num>
  <w:num w:numId="30" w16cid:durableId="1754155557">
    <w:abstractNumId w:val="20"/>
  </w:num>
  <w:num w:numId="31" w16cid:durableId="1232429294">
    <w:abstractNumId w:val="11"/>
  </w:num>
  <w:num w:numId="32" w16cid:durableId="1311056147">
    <w:abstractNumId w:val="25"/>
  </w:num>
  <w:num w:numId="33" w16cid:durableId="822896092">
    <w:abstractNumId w:val="27"/>
  </w:num>
  <w:num w:numId="34" w16cid:durableId="1111779566">
    <w:abstractNumId w:val="37"/>
  </w:num>
  <w:num w:numId="35" w16cid:durableId="2062508822">
    <w:abstractNumId w:val="16"/>
  </w:num>
  <w:num w:numId="36" w16cid:durableId="1731923541">
    <w:abstractNumId w:val="9"/>
  </w:num>
  <w:num w:numId="37" w16cid:durableId="1055353964">
    <w:abstractNumId w:val="6"/>
  </w:num>
  <w:num w:numId="38" w16cid:durableId="1614943538">
    <w:abstractNumId w:val="32"/>
  </w:num>
  <w:num w:numId="39" w16cid:durableId="633602175">
    <w:abstractNumId w:val="18"/>
  </w:num>
  <w:num w:numId="40" w16cid:durableId="1762096957">
    <w:abstractNumId w:val="17"/>
  </w:num>
  <w:num w:numId="41" w16cid:durableId="15157956">
    <w:abstractNumId w:val="14"/>
  </w:num>
  <w:num w:numId="42" w16cid:durableId="1754820245">
    <w:abstractNumId w:val="3"/>
  </w:num>
  <w:num w:numId="43" w16cid:durableId="1789199854">
    <w:abstractNumId w:val="34"/>
  </w:num>
  <w:num w:numId="44" w16cid:durableId="569735852">
    <w:abstractNumId w:val="19"/>
  </w:num>
  <w:num w:numId="45" w16cid:durableId="1764492673">
    <w:abstractNumId w:val="4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ewel Thomas">
    <w15:presenceInfo w15:providerId="Windows Live" w15:userId="3da937c7297eda4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050"/>
    <w:rsid w:val="00140212"/>
    <w:rsid w:val="0014752B"/>
    <w:rsid w:val="00171ED4"/>
    <w:rsid w:val="002416FB"/>
    <w:rsid w:val="00261C3C"/>
    <w:rsid w:val="003279C9"/>
    <w:rsid w:val="0040398F"/>
    <w:rsid w:val="00465ADE"/>
    <w:rsid w:val="00625DE5"/>
    <w:rsid w:val="006777A4"/>
    <w:rsid w:val="006B190F"/>
    <w:rsid w:val="0078505D"/>
    <w:rsid w:val="00BC0050"/>
    <w:rsid w:val="00C64566"/>
    <w:rsid w:val="00DB437D"/>
    <w:rsid w:val="00EC321E"/>
    <w:rsid w:val="00F06B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95A5D2"/>
  <w15:chartTrackingRefBased/>
  <w15:docId w15:val="{CDAA39FE-578A-4387-9C78-514FF25B8F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00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C00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C005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BC005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C005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C00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00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00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00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005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C005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C005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BC005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C005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C00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00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00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0050"/>
    <w:rPr>
      <w:rFonts w:eastAsiaTheme="majorEastAsia" w:cstheme="majorBidi"/>
      <w:color w:val="272727" w:themeColor="text1" w:themeTint="D8"/>
    </w:rPr>
  </w:style>
  <w:style w:type="paragraph" w:styleId="Title">
    <w:name w:val="Title"/>
    <w:basedOn w:val="Normal"/>
    <w:next w:val="Normal"/>
    <w:link w:val="TitleChar"/>
    <w:uiPriority w:val="10"/>
    <w:qFormat/>
    <w:rsid w:val="00BC00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00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00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00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0050"/>
    <w:pPr>
      <w:spacing w:before="160"/>
      <w:jc w:val="center"/>
    </w:pPr>
    <w:rPr>
      <w:i/>
      <w:iCs/>
      <w:color w:val="404040" w:themeColor="text1" w:themeTint="BF"/>
    </w:rPr>
  </w:style>
  <w:style w:type="character" w:customStyle="1" w:styleId="QuoteChar">
    <w:name w:val="Quote Char"/>
    <w:basedOn w:val="DefaultParagraphFont"/>
    <w:link w:val="Quote"/>
    <w:uiPriority w:val="29"/>
    <w:rsid w:val="00BC0050"/>
    <w:rPr>
      <w:i/>
      <w:iCs/>
      <w:color w:val="404040" w:themeColor="text1" w:themeTint="BF"/>
    </w:rPr>
  </w:style>
  <w:style w:type="paragraph" w:styleId="ListParagraph">
    <w:name w:val="List Paragraph"/>
    <w:basedOn w:val="Normal"/>
    <w:uiPriority w:val="34"/>
    <w:qFormat/>
    <w:rsid w:val="00BC0050"/>
    <w:pPr>
      <w:ind w:left="720"/>
      <w:contextualSpacing/>
    </w:pPr>
  </w:style>
  <w:style w:type="character" w:styleId="IntenseEmphasis">
    <w:name w:val="Intense Emphasis"/>
    <w:basedOn w:val="DefaultParagraphFont"/>
    <w:uiPriority w:val="21"/>
    <w:qFormat/>
    <w:rsid w:val="00BC0050"/>
    <w:rPr>
      <w:i/>
      <w:iCs/>
      <w:color w:val="2F5496" w:themeColor="accent1" w:themeShade="BF"/>
    </w:rPr>
  </w:style>
  <w:style w:type="paragraph" w:styleId="IntenseQuote">
    <w:name w:val="Intense Quote"/>
    <w:basedOn w:val="Normal"/>
    <w:next w:val="Normal"/>
    <w:link w:val="IntenseQuoteChar"/>
    <w:uiPriority w:val="30"/>
    <w:qFormat/>
    <w:rsid w:val="00BC00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0050"/>
    <w:rPr>
      <w:i/>
      <w:iCs/>
      <w:color w:val="2F5496" w:themeColor="accent1" w:themeShade="BF"/>
    </w:rPr>
  </w:style>
  <w:style w:type="character" w:styleId="IntenseReference">
    <w:name w:val="Intense Reference"/>
    <w:basedOn w:val="DefaultParagraphFont"/>
    <w:uiPriority w:val="32"/>
    <w:qFormat/>
    <w:rsid w:val="00BC0050"/>
    <w:rPr>
      <w:b/>
      <w:bCs/>
      <w:smallCaps/>
      <w:color w:val="2F5496" w:themeColor="accent1" w:themeShade="BF"/>
      <w:spacing w:val="5"/>
    </w:rPr>
  </w:style>
  <w:style w:type="paragraph" w:styleId="NormalWeb">
    <w:name w:val="Normal (Web)"/>
    <w:basedOn w:val="Normal"/>
    <w:uiPriority w:val="99"/>
    <w:semiHidden/>
    <w:unhideWhenUsed/>
    <w:rsid w:val="00465AD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6777A4"/>
    <w:rPr>
      <w:b/>
      <w:bCs/>
    </w:rPr>
  </w:style>
  <w:style w:type="paragraph" w:styleId="Revision">
    <w:name w:val="Revision"/>
    <w:hidden/>
    <w:uiPriority w:val="99"/>
    <w:semiHidden/>
    <w:rsid w:val="00261C3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ensorflow.org"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kaggle.com" TargetMode="External"/><Relationship Id="rId4" Type="http://schemas.openxmlformats.org/officeDocument/2006/relationships/settings" Target="settings.xml"/><Relationship Id="rId9" Type="http://schemas.openxmlformats.org/officeDocument/2006/relationships/hyperlink" Target="https://keras.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72EA44-4A50-4855-BA1F-48A603D63C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22</Pages>
  <Words>3002</Words>
  <Characters>17115</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Jewel Thomas</dc:creator>
  <cp:keywords/>
  <dc:description/>
  <cp:lastModifiedBy>Jewel Thomas</cp:lastModifiedBy>
  <cp:revision>2</cp:revision>
  <dcterms:created xsi:type="dcterms:W3CDTF">2026-03-21T12:23:00Z</dcterms:created>
  <dcterms:modified xsi:type="dcterms:W3CDTF">2026-03-21T12:23:00Z</dcterms:modified>
</cp:coreProperties>
</file>